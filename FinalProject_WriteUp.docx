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8E565" w14:textId="5DFCE403" w:rsidR="7526B608" w:rsidRDefault="7526B608" w:rsidP="3CD3D158">
      <w:pPr>
        <w:rPr>
          <w:rFonts w:ascii="LMRoman10-Regular" w:hAnsi="LMRoman10-Regular" w:cs="LMRoman10-Regular"/>
          <w:b/>
          <w:bCs/>
          <w:sz w:val="20"/>
          <w:szCs w:val="20"/>
        </w:rPr>
      </w:pPr>
      <w:bookmarkStart w:id="0" w:name="_GoBack"/>
      <w:bookmarkEnd w:id="0"/>
      <w:r w:rsidRPr="3CD3D158">
        <w:rPr>
          <w:rFonts w:ascii="LMRoman10-Regular" w:hAnsi="LMRoman10-Regular" w:cs="LMRoman10-Regular"/>
          <w:b/>
          <w:bCs/>
          <w:sz w:val="20"/>
          <w:szCs w:val="20"/>
        </w:rPr>
        <w:t>Final project: model predictors of global mean life expectancy</w:t>
      </w:r>
    </w:p>
    <w:p w14:paraId="732E4ABB" w14:textId="1E0089BD" w:rsidR="7526B608" w:rsidRDefault="7526B608" w:rsidP="3CD3D158">
      <w:pPr>
        <w:rPr>
          <w:rFonts w:ascii="LMRoman10-Regular" w:hAnsi="LMRoman10-Regular" w:cs="LMRoman10-Regular"/>
          <w:b/>
          <w:bCs/>
          <w:sz w:val="20"/>
          <w:szCs w:val="20"/>
        </w:rPr>
      </w:pPr>
      <w:r w:rsidRPr="3CD3D158">
        <w:rPr>
          <w:rFonts w:ascii="LMRoman10-Regular" w:hAnsi="LMRoman10-Regular" w:cs="LMRoman10-Regular"/>
          <w:sz w:val="20"/>
          <w:szCs w:val="20"/>
        </w:rPr>
        <w:t xml:space="preserve">Group3: Michael </w:t>
      </w:r>
      <w:proofErr w:type="spellStart"/>
      <w:r w:rsidRPr="3CD3D158">
        <w:rPr>
          <w:rFonts w:ascii="LMRoman10-Regular" w:hAnsi="LMRoman10-Regular" w:cs="LMRoman10-Regular"/>
          <w:sz w:val="20"/>
          <w:szCs w:val="20"/>
        </w:rPr>
        <w:t>Bania</w:t>
      </w:r>
      <w:proofErr w:type="spellEnd"/>
      <w:r w:rsidRPr="3CD3D158">
        <w:rPr>
          <w:rFonts w:ascii="LMRoman10-Regular" w:hAnsi="LMRoman10-Regular" w:cs="LMRoman10-Regular"/>
          <w:sz w:val="20"/>
          <w:szCs w:val="20"/>
        </w:rPr>
        <w:t>, Catherine Chan, Hugh Ellerman, John Nguyen</w:t>
      </w:r>
    </w:p>
    <w:p w14:paraId="543E333F" w14:textId="54475B62" w:rsidR="00F61C06" w:rsidRPr="000C1EDC" w:rsidRDefault="00F61C06" w:rsidP="00F61C06">
      <w:pPr>
        <w:rPr>
          <w:rFonts w:ascii="LMRoman10-Regular" w:hAnsi="LMRoman10-Regular" w:cs="LMRoman10-Regular"/>
          <w:b/>
          <w:sz w:val="20"/>
          <w:szCs w:val="20"/>
        </w:rPr>
      </w:pPr>
      <w:r w:rsidRPr="000C1EDC">
        <w:rPr>
          <w:rFonts w:ascii="LMRoman10-Regular" w:hAnsi="LMRoman10-Regular" w:cs="LMRoman10-Regular"/>
          <w:b/>
          <w:sz w:val="20"/>
          <w:szCs w:val="20"/>
        </w:rPr>
        <w:t>Summary:</w:t>
      </w:r>
    </w:p>
    <w:p w14:paraId="094C631C" w14:textId="0CD9E6BB" w:rsidR="4699116A" w:rsidRDefault="44346546" w:rsidP="3CD3D158">
      <w:pPr>
        <w:spacing w:line="257" w:lineRule="auto"/>
        <w:rPr>
          <w:rFonts w:ascii="LMRoman10-Regular" w:eastAsia="LMRoman10-Regular" w:hAnsi="LMRoman10-Regular" w:cs="LMRoman10-Regular"/>
          <w:i/>
          <w:iCs/>
          <w:sz w:val="20"/>
          <w:szCs w:val="20"/>
        </w:rPr>
      </w:pPr>
      <w:r w:rsidRPr="3CD3D158">
        <w:rPr>
          <w:rFonts w:ascii="LMRoman10-Regular" w:hAnsi="LMRoman10-Regular" w:cs="LMRoman10-Regular"/>
          <w:sz w:val="20"/>
          <w:szCs w:val="20"/>
        </w:rPr>
        <w:t>Global mean life expectancy is a metric of population well-being that is under</w:t>
      </w:r>
      <w:r w:rsidR="591D2A29" w:rsidRPr="3CD3D158">
        <w:rPr>
          <w:rFonts w:ascii="LMRoman10-Regular" w:hAnsi="LMRoman10-Regular" w:cs="LMRoman10-Regular"/>
          <w:sz w:val="20"/>
          <w:szCs w:val="20"/>
        </w:rPr>
        <w:t xml:space="preserve"> continuous investigation</w:t>
      </w:r>
      <w:r w:rsidR="68925374" w:rsidRPr="3CD3D158">
        <w:rPr>
          <w:rFonts w:ascii="LMRoman10-Regular" w:hAnsi="LMRoman10-Regular" w:cs="LMRoman10-Regular"/>
          <w:sz w:val="20"/>
          <w:szCs w:val="20"/>
        </w:rPr>
        <w:t xml:space="preserve"> by organizations such as the World Health Organization</w:t>
      </w:r>
      <w:r w:rsidR="0605791D" w:rsidRPr="3CD3D158">
        <w:rPr>
          <w:rFonts w:ascii="LMRoman10-Regular" w:hAnsi="LMRoman10-Regular" w:cs="LMRoman10-Regular"/>
          <w:sz w:val="20"/>
          <w:szCs w:val="20"/>
        </w:rPr>
        <w:t xml:space="preserve"> (WHO)</w:t>
      </w:r>
      <w:r w:rsidR="591D2A29" w:rsidRPr="3CD3D158">
        <w:rPr>
          <w:rFonts w:ascii="LMRoman10-Regular" w:hAnsi="LMRoman10-Regular" w:cs="LMRoman10-Regular"/>
          <w:sz w:val="20"/>
          <w:szCs w:val="20"/>
        </w:rPr>
        <w:t xml:space="preserve">. </w:t>
      </w:r>
      <w:r w:rsidR="4282F28E" w:rsidRPr="3CD3D158">
        <w:rPr>
          <w:rFonts w:ascii="LMRoman10-Regular" w:hAnsi="LMRoman10-Regular" w:cs="LMRoman10-Regular"/>
          <w:sz w:val="20"/>
          <w:szCs w:val="20"/>
        </w:rPr>
        <w:t>The present study use</w:t>
      </w:r>
      <w:r w:rsidR="2C24363B" w:rsidRPr="3CD3D158">
        <w:rPr>
          <w:rFonts w:ascii="LMRoman10-Regular" w:hAnsi="LMRoman10-Regular" w:cs="LMRoman10-Regular"/>
          <w:sz w:val="20"/>
          <w:szCs w:val="20"/>
        </w:rPr>
        <w:t>s the WHO life expectancy dataset to ask the research question: wh</w:t>
      </w:r>
      <w:r w:rsidR="11D171FF" w:rsidRPr="3CD3D158">
        <w:rPr>
          <w:rFonts w:ascii="LMRoman10-Regular" w:hAnsi="LMRoman10-Regular" w:cs="LMRoman10-Regular"/>
          <w:sz w:val="20"/>
          <w:szCs w:val="20"/>
        </w:rPr>
        <w:t>ich</w:t>
      </w:r>
      <w:r w:rsidR="2C24363B" w:rsidRPr="3CD3D158">
        <w:rPr>
          <w:rFonts w:ascii="LMRoman10-Regular" w:hAnsi="LMRoman10-Regular" w:cs="LMRoman10-Regular"/>
          <w:sz w:val="20"/>
          <w:szCs w:val="20"/>
        </w:rPr>
        <w:t xml:space="preserve"> factors</w:t>
      </w:r>
      <w:r w:rsidR="09DC4304" w:rsidRPr="3CD3D158">
        <w:rPr>
          <w:rFonts w:ascii="LMRoman10-Regular" w:hAnsi="LMRoman10-Regular" w:cs="LMRoman10-Regular"/>
          <w:sz w:val="20"/>
          <w:szCs w:val="20"/>
        </w:rPr>
        <w:t xml:space="preserve"> in the WHO dataset</w:t>
      </w:r>
      <w:r w:rsidR="2C24363B" w:rsidRPr="3CD3D158">
        <w:rPr>
          <w:rFonts w:ascii="LMRoman10-Regular" w:hAnsi="LMRoman10-Regular" w:cs="LMRoman10-Regular"/>
          <w:sz w:val="20"/>
          <w:szCs w:val="20"/>
        </w:rPr>
        <w:t xml:space="preserve"> best predict global mean life expectancy? </w:t>
      </w:r>
      <w:r w:rsidR="41012DE5" w:rsidRPr="3CD3D158">
        <w:rPr>
          <w:rFonts w:ascii="LMRoman10-Regular" w:hAnsi="LMRoman10-Regular" w:cs="LMRoman10-Regular"/>
          <w:sz w:val="20"/>
          <w:szCs w:val="20"/>
        </w:rPr>
        <w:t>We</w:t>
      </w:r>
      <w:r w:rsidR="51E653C0" w:rsidRPr="3CD3D158">
        <w:rPr>
          <w:rFonts w:ascii="LMRoman10-Regular" w:hAnsi="LMRoman10-Regular" w:cs="LMRoman10-Regular"/>
          <w:sz w:val="20"/>
          <w:szCs w:val="20"/>
        </w:rPr>
        <w:t xml:space="preserve"> </w:t>
      </w:r>
      <w:r w:rsidR="5E1FAFC8" w:rsidRPr="3CD3D158">
        <w:rPr>
          <w:rFonts w:ascii="LMRoman10-Regular" w:hAnsi="LMRoman10-Regular" w:cs="LMRoman10-Regular"/>
          <w:sz w:val="20"/>
          <w:szCs w:val="20"/>
        </w:rPr>
        <w:t xml:space="preserve">selected variables </w:t>
      </w:r>
      <w:r w:rsidR="04B6D1D0" w:rsidRPr="3CD3D158">
        <w:rPr>
          <w:rFonts w:ascii="LMRoman10-Regular" w:hAnsi="LMRoman10-Regular" w:cs="LMRoman10-Regular"/>
          <w:sz w:val="20"/>
          <w:szCs w:val="20"/>
        </w:rPr>
        <w:t>with</w:t>
      </w:r>
      <w:r w:rsidR="5E1FAFC8" w:rsidRPr="3CD3D158">
        <w:rPr>
          <w:rFonts w:ascii="LMRoman10-Regular" w:hAnsi="LMRoman10-Regular" w:cs="LMRoman10-Regular"/>
          <w:sz w:val="20"/>
          <w:szCs w:val="20"/>
        </w:rPr>
        <w:t xml:space="preserve"> an </w:t>
      </w:r>
      <w:r w:rsidR="7F071FC7" w:rsidRPr="3CD3D158">
        <w:rPr>
          <w:rFonts w:ascii="LMRoman10-Regular" w:hAnsi="LMRoman10-Regular" w:cs="LMRoman10-Regular"/>
          <w:sz w:val="20"/>
          <w:szCs w:val="20"/>
        </w:rPr>
        <w:t>all-possible</w:t>
      </w:r>
      <w:r w:rsidR="5E1FAFC8" w:rsidRPr="3CD3D158">
        <w:rPr>
          <w:rFonts w:ascii="LMRoman10-Regular" w:hAnsi="LMRoman10-Regular" w:cs="LMRoman10-Regular"/>
          <w:sz w:val="20"/>
          <w:szCs w:val="20"/>
        </w:rPr>
        <w:t xml:space="preserve"> subsets method</w:t>
      </w:r>
      <w:r w:rsidR="43CF4BE2" w:rsidRPr="3CD3D158">
        <w:rPr>
          <w:rFonts w:ascii="LMRoman10-Regular" w:hAnsi="LMRoman10-Regular" w:cs="LMRoman10-Regular"/>
          <w:sz w:val="20"/>
          <w:szCs w:val="20"/>
        </w:rPr>
        <w:t xml:space="preserve"> to identify the best candidate models for each number of predictors. We then evaluated models according to</w:t>
      </w:r>
      <w:r w:rsidR="7F433637" w:rsidRPr="3CD3D158">
        <w:rPr>
          <w:rFonts w:ascii="LMRoman10-Regular" w:hAnsi="LMRoman10-Regular" w:cs="LMRoman10-Regular"/>
          <w:sz w:val="20"/>
          <w:szCs w:val="20"/>
        </w:rPr>
        <w:t xml:space="preserve"> Akaike’s information criterion, corrected Akaike’s information criterion, Bayesian information criterion, and a</w:t>
      </w:r>
      <w:r w:rsidR="5E1FAFC8" w:rsidRPr="3CD3D158">
        <w:rPr>
          <w:rFonts w:ascii="LMRoman10-Regular" w:hAnsi="LMRoman10-Regular" w:cs="LMRoman10-Regular"/>
          <w:sz w:val="20"/>
          <w:szCs w:val="20"/>
        </w:rPr>
        <w:t>djusted R</w:t>
      </w:r>
      <w:r w:rsidR="5E1FAFC8" w:rsidRPr="3CD3D158">
        <w:rPr>
          <w:rFonts w:ascii="LMRoman10-Regular" w:hAnsi="LMRoman10-Regular" w:cs="LMRoman10-Regular"/>
          <w:sz w:val="20"/>
          <w:szCs w:val="20"/>
          <w:vertAlign w:val="superscript"/>
        </w:rPr>
        <w:t>2</w:t>
      </w:r>
      <w:r w:rsidR="7320D0CD" w:rsidRPr="3CD3D158">
        <w:rPr>
          <w:rFonts w:ascii="LMRoman10-Regular" w:hAnsi="LMRoman10-Regular" w:cs="LMRoman10-Regular"/>
          <w:sz w:val="20"/>
          <w:szCs w:val="20"/>
        </w:rPr>
        <w:t>. After selecting the best candidate model, we c</w:t>
      </w:r>
      <w:r w:rsidR="22706F4B" w:rsidRPr="3CD3D158">
        <w:rPr>
          <w:rFonts w:ascii="LMRoman10-Regular" w:hAnsi="LMRoman10-Regular" w:cs="LMRoman10-Regular"/>
          <w:sz w:val="20"/>
          <w:szCs w:val="20"/>
        </w:rPr>
        <w:t>alculated</w:t>
      </w:r>
      <w:r w:rsidR="7320D0CD" w:rsidRPr="3CD3D158">
        <w:rPr>
          <w:rFonts w:ascii="LMRoman10-Regular" w:hAnsi="LMRoman10-Regular" w:cs="LMRoman10-Regular"/>
          <w:sz w:val="20"/>
          <w:szCs w:val="20"/>
        </w:rPr>
        <w:t xml:space="preserve"> variance inflation factor to control for multicollinearity.</w:t>
      </w:r>
      <w:r w:rsidR="6D10A6F1" w:rsidRPr="3CD3D158">
        <w:rPr>
          <w:rFonts w:ascii="LMRoman10-Regular" w:hAnsi="LMRoman10-Regular" w:cs="LMRoman10-Regular"/>
          <w:sz w:val="20"/>
          <w:szCs w:val="20"/>
        </w:rPr>
        <w:t xml:space="preserve"> </w:t>
      </w:r>
      <w:r w:rsidR="75C8CD50" w:rsidRPr="3CD3D158">
        <w:rPr>
          <w:rFonts w:ascii="LMRoman10-Regular" w:hAnsi="LMRoman10-Regular" w:cs="LMRoman10-Regular"/>
          <w:sz w:val="20"/>
          <w:szCs w:val="20"/>
        </w:rPr>
        <w:t>In the event of a</w:t>
      </w:r>
      <w:r w:rsidR="3D515B92" w:rsidRPr="3CD3D158">
        <w:rPr>
          <w:rFonts w:ascii="LMRoman10-Regular" w:hAnsi="LMRoman10-Regular" w:cs="LMRoman10-Regular"/>
          <w:sz w:val="20"/>
          <w:szCs w:val="20"/>
        </w:rPr>
        <w:t xml:space="preserve"> multicollinear</w:t>
      </w:r>
      <w:r w:rsidR="75C8CD50" w:rsidRPr="3CD3D158">
        <w:rPr>
          <w:rFonts w:ascii="LMRoman10-Regular" w:hAnsi="LMRoman10-Regular" w:cs="LMRoman10-Regular"/>
          <w:sz w:val="20"/>
          <w:szCs w:val="20"/>
        </w:rPr>
        <w:t xml:space="preserve"> model, we repeated the process</w:t>
      </w:r>
      <w:r w:rsidR="6285510C" w:rsidRPr="3CD3D158">
        <w:rPr>
          <w:rFonts w:ascii="LMRoman10-Regular" w:hAnsi="LMRoman10-Regular" w:cs="LMRoman10-Regular"/>
          <w:sz w:val="20"/>
          <w:szCs w:val="20"/>
        </w:rPr>
        <w:t xml:space="preserve"> until we arrived at a</w:t>
      </w:r>
      <w:r w:rsidR="75C8CD50" w:rsidRPr="3CD3D158">
        <w:rPr>
          <w:rFonts w:ascii="LMRoman10-Regular" w:hAnsi="LMRoman10-Regular" w:cs="LMRoman10-Regular"/>
          <w:sz w:val="20"/>
          <w:szCs w:val="20"/>
        </w:rPr>
        <w:t xml:space="preserve"> </w:t>
      </w:r>
      <w:r w:rsidR="19856CDD" w:rsidRPr="3CD3D158">
        <w:rPr>
          <w:rFonts w:ascii="LMRoman10-Regular" w:hAnsi="LMRoman10-Regular" w:cs="LMRoman10-Regular"/>
          <w:sz w:val="20"/>
          <w:szCs w:val="20"/>
        </w:rPr>
        <w:t>valid model</w:t>
      </w:r>
      <w:r w:rsidR="75C8CD50" w:rsidRPr="3CD3D158">
        <w:rPr>
          <w:rFonts w:ascii="LMRoman10-Regular" w:hAnsi="LMRoman10-Regular" w:cs="LMRoman10-Regular"/>
          <w:sz w:val="20"/>
          <w:szCs w:val="20"/>
        </w:rPr>
        <w:t xml:space="preserve">. </w:t>
      </w:r>
      <w:r w:rsidR="67F8ECA4" w:rsidRPr="3CD3D158">
        <w:rPr>
          <w:rFonts w:ascii="LMRoman10-Regular" w:hAnsi="LMRoman10-Regular" w:cs="LMRoman10-Regular"/>
          <w:sz w:val="20"/>
          <w:szCs w:val="20"/>
        </w:rPr>
        <w:t xml:space="preserve">We then </w:t>
      </w:r>
      <w:r w:rsidR="1D806E7A" w:rsidRPr="3CD3D158">
        <w:rPr>
          <w:rFonts w:ascii="LMRoman10-Regular" w:hAnsi="LMRoman10-Regular" w:cs="LMRoman10-Regular"/>
          <w:sz w:val="20"/>
          <w:szCs w:val="20"/>
        </w:rPr>
        <w:t>evaluated and transformed ou</w:t>
      </w:r>
      <w:r w:rsidR="7A161272" w:rsidRPr="3CD3D158">
        <w:rPr>
          <w:rFonts w:ascii="LMRoman10-Regular" w:hAnsi="LMRoman10-Regular" w:cs="LMRoman10-Regular"/>
          <w:sz w:val="20"/>
          <w:szCs w:val="20"/>
        </w:rPr>
        <w:t>r</w:t>
      </w:r>
      <w:r w:rsidR="1D806E7A" w:rsidRPr="3CD3D158">
        <w:rPr>
          <w:rFonts w:ascii="LMRoman10-Regular" w:hAnsi="LMRoman10-Regular" w:cs="LMRoman10-Regular"/>
          <w:sz w:val="20"/>
          <w:szCs w:val="20"/>
        </w:rPr>
        <w:t xml:space="preserve"> model to meet the assumptions of linear models</w:t>
      </w:r>
      <w:r w:rsidR="3A0D3464" w:rsidRPr="3CD3D158">
        <w:rPr>
          <w:rFonts w:ascii="LMRoman10-Regular" w:hAnsi="LMRoman10-Regular" w:cs="LMRoman10-Regular"/>
          <w:sz w:val="20"/>
          <w:szCs w:val="20"/>
        </w:rPr>
        <w:t>.</w:t>
      </w:r>
      <w:r w:rsidR="1D806E7A" w:rsidRPr="3CD3D158">
        <w:rPr>
          <w:rFonts w:ascii="LMRoman10-Regular" w:hAnsi="LMRoman10-Regular" w:cs="LMRoman10-Regular"/>
          <w:sz w:val="20"/>
          <w:szCs w:val="20"/>
        </w:rPr>
        <w:t xml:space="preserve"> </w:t>
      </w:r>
      <w:r w:rsidR="75C8CD50" w:rsidRPr="3CD3D158">
        <w:rPr>
          <w:rFonts w:ascii="LMRoman10-Regular" w:hAnsi="LMRoman10-Regular" w:cs="LMRoman10-Regular"/>
          <w:sz w:val="20"/>
          <w:szCs w:val="20"/>
        </w:rPr>
        <w:t xml:space="preserve">We propose the </w:t>
      </w:r>
      <w:r w:rsidR="4699116A" w:rsidRPr="3CD3D158">
        <w:rPr>
          <w:rFonts w:ascii="LMRoman10-Regular" w:hAnsi="LMRoman10-Regular" w:cs="LMRoman10-Regular"/>
          <w:sz w:val="20"/>
          <w:szCs w:val="20"/>
        </w:rPr>
        <w:t xml:space="preserve">model: </w:t>
      </w:r>
      <w:r w:rsidR="4699116A" w:rsidRPr="3CD3D158">
        <w:rPr>
          <w:rFonts w:ascii="LMRoman10-Regular" w:eastAsia="LMRoman10-Regular" w:hAnsi="LMRoman10-Regular" w:cs="LMRoman10-Regular"/>
          <w:i/>
          <w:iCs/>
          <w:sz w:val="20"/>
          <w:szCs w:val="20"/>
        </w:rPr>
        <w:t>Life Expectancy = Adult Mortality + (Hepatitis B)</w:t>
      </w:r>
      <w:r w:rsidR="4699116A" w:rsidRPr="3CD3D158">
        <w:rPr>
          <w:rFonts w:ascii="LMRoman10-Regular" w:eastAsia="LMRoman10-Regular" w:hAnsi="LMRoman10-Regular" w:cs="LMRoman10-Regular"/>
          <w:i/>
          <w:iCs/>
          <w:sz w:val="20"/>
          <w:szCs w:val="20"/>
          <w:vertAlign w:val="superscript"/>
        </w:rPr>
        <w:t>3</w:t>
      </w:r>
      <w:r w:rsidR="4699116A" w:rsidRPr="3CD3D158">
        <w:rPr>
          <w:rFonts w:ascii="LMRoman10-Regular" w:eastAsia="LMRoman10-Regular" w:hAnsi="LMRoman10-Regular" w:cs="LMRoman10-Regular"/>
          <w:i/>
          <w:iCs/>
          <w:sz w:val="20"/>
          <w:szCs w:val="20"/>
        </w:rPr>
        <w:t xml:space="preserve"> + (Polio)</w:t>
      </w:r>
      <w:r w:rsidR="4699116A" w:rsidRPr="3CD3D158">
        <w:rPr>
          <w:rFonts w:ascii="LMRoman10-Regular" w:eastAsia="LMRoman10-Regular" w:hAnsi="LMRoman10-Regular" w:cs="LMRoman10-Regular"/>
          <w:i/>
          <w:iCs/>
          <w:sz w:val="20"/>
          <w:szCs w:val="20"/>
          <w:vertAlign w:val="superscript"/>
        </w:rPr>
        <w:t>3</w:t>
      </w:r>
      <w:r w:rsidR="4699116A" w:rsidRPr="3CD3D158">
        <w:rPr>
          <w:rFonts w:ascii="LMRoman10-Regular" w:eastAsia="LMRoman10-Regular" w:hAnsi="LMRoman10-Regular" w:cs="LMRoman10-Regular"/>
          <w:i/>
          <w:iCs/>
          <w:sz w:val="20"/>
          <w:szCs w:val="20"/>
        </w:rPr>
        <w:t xml:space="preserve"> + Income + log(HIV/AIDS) + log(GDP) + log(Thinness 5-9) + error</w:t>
      </w:r>
    </w:p>
    <w:p w14:paraId="533F4535" w14:textId="0E0448E2" w:rsidR="5F7B80B4" w:rsidRDefault="634C415B" w:rsidP="3CD3D158">
      <w:pPr>
        <w:spacing w:line="257" w:lineRule="auto"/>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 xml:space="preserve">Of the variables in this final model, </w:t>
      </w:r>
      <w:r w:rsidRPr="3CD3D158">
        <w:rPr>
          <w:rFonts w:ascii="LMRoman10-Regular" w:eastAsia="LMRoman10-Regular" w:hAnsi="LMRoman10-Regular" w:cs="LMRoman10-Regular"/>
          <w:i/>
          <w:iCs/>
          <w:sz w:val="20"/>
          <w:szCs w:val="20"/>
        </w:rPr>
        <w:t>Adult Mortality</w:t>
      </w:r>
      <w:r w:rsidRPr="3CD3D158">
        <w:rPr>
          <w:rFonts w:ascii="LMRoman10-Regular" w:eastAsia="LMRoman10-Regular" w:hAnsi="LMRoman10-Regular" w:cs="LMRoman10-Regular"/>
          <w:sz w:val="20"/>
          <w:szCs w:val="20"/>
        </w:rPr>
        <w:t xml:space="preserve">, </w:t>
      </w:r>
      <w:r w:rsidRPr="3CD3D158">
        <w:rPr>
          <w:rFonts w:ascii="LMRoman10-Regular" w:eastAsia="LMRoman10-Regular" w:hAnsi="LMRoman10-Regular" w:cs="LMRoman10-Regular"/>
          <w:i/>
          <w:iCs/>
          <w:sz w:val="20"/>
          <w:szCs w:val="20"/>
        </w:rPr>
        <w:t>Income, log(HIV/AIDS)</w:t>
      </w:r>
      <w:r w:rsidR="5DD8A5C3" w:rsidRPr="3CD3D158">
        <w:rPr>
          <w:rFonts w:ascii="LMRoman10-Regular" w:eastAsia="LMRoman10-Regular" w:hAnsi="LMRoman10-Regular" w:cs="LMRoman10-Regular"/>
          <w:sz w:val="20"/>
          <w:szCs w:val="20"/>
        </w:rPr>
        <w:t xml:space="preserve">, and </w:t>
      </w:r>
      <w:r w:rsidR="5DD8A5C3" w:rsidRPr="3CD3D158">
        <w:rPr>
          <w:rFonts w:ascii="LMRoman10-Regular" w:eastAsia="LMRoman10-Regular" w:hAnsi="LMRoman10-Regular" w:cs="LMRoman10-Regular"/>
          <w:i/>
          <w:iCs/>
          <w:sz w:val="20"/>
          <w:szCs w:val="20"/>
        </w:rPr>
        <w:t>log(Thinness 5-9)</w:t>
      </w:r>
      <w:r w:rsidR="5DD8A5C3" w:rsidRPr="3CD3D158">
        <w:rPr>
          <w:rFonts w:ascii="LMRoman10-Regular" w:eastAsia="LMRoman10-Regular" w:hAnsi="LMRoman10-Regular" w:cs="LMRoman10-Regular"/>
          <w:sz w:val="20"/>
          <w:szCs w:val="20"/>
        </w:rPr>
        <w:t xml:space="preserve"> were significant, while </w:t>
      </w:r>
      <w:r w:rsidR="5DD8A5C3" w:rsidRPr="3CD3D158">
        <w:rPr>
          <w:rFonts w:ascii="LMRoman10-Regular" w:eastAsia="LMRoman10-Regular" w:hAnsi="LMRoman10-Regular" w:cs="LMRoman10-Regular"/>
          <w:i/>
          <w:iCs/>
          <w:sz w:val="20"/>
          <w:szCs w:val="20"/>
        </w:rPr>
        <w:t>(Hepatitis B)</w:t>
      </w:r>
      <w:r w:rsidR="5DD8A5C3" w:rsidRPr="3CD3D158">
        <w:rPr>
          <w:rFonts w:ascii="LMRoman10-Regular" w:eastAsia="LMRoman10-Regular" w:hAnsi="LMRoman10-Regular" w:cs="LMRoman10-Regular"/>
          <w:i/>
          <w:iCs/>
          <w:sz w:val="20"/>
          <w:szCs w:val="20"/>
          <w:vertAlign w:val="superscript"/>
        </w:rPr>
        <w:t>3</w:t>
      </w:r>
      <w:r w:rsidR="1E47F624" w:rsidRPr="3CD3D158">
        <w:rPr>
          <w:rFonts w:ascii="LMRoman10-Regular" w:eastAsia="LMRoman10-Regular" w:hAnsi="LMRoman10-Regular" w:cs="LMRoman10-Regular"/>
          <w:i/>
          <w:iCs/>
          <w:sz w:val="20"/>
          <w:szCs w:val="20"/>
        </w:rPr>
        <w:t>,</w:t>
      </w:r>
      <w:r w:rsidR="5DD8A5C3" w:rsidRPr="3CD3D158">
        <w:rPr>
          <w:rFonts w:ascii="LMRoman10-Regular" w:eastAsia="LMRoman10-Regular" w:hAnsi="LMRoman10-Regular" w:cs="LMRoman10-Regular"/>
          <w:i/>
          <w:iCs/>
          <w:sz w:val="20"/>
          <w:szCs w:val="20"/>
        </w:rPr>
        <w:t xml:space="preserve"> (Polio)</w:t>
      </w:r>
      <w:r w:rsidR="5DD8A5C3" w:rsidRPr="3CD3D158">
        <w:rPr>
          <w:rFonts w:ascii="LMRoman10-Regular" w:eastAsia="LMRoman10-Regular" w:hAnsi="LMRoman10-Regular" w:cs="LMRoman10-Regular"/>
          <w:i/>
          <w:iCs/>
          <w:sz w:val="20"/>
          <w:szCs w:val="20"/>
          <w:vertAlign w:val="superscript"/>
        </w:rPr>
        <w:t>3</w:t>
      </w:r>
      <w:r w:rsidR="5DD8A5C3" w:rsidRPr="3CD3D158">
        <w:rPr>
          <w:rFonts w:ascii="LMRoman10-Regular" w:eastAsia="LMRoman10-Regular" w:hAnsi="LMRoman10-Regular" w:cs="LMRoman10-Regular"/>
          <w:i/>
          <w:iCs/>
          <w:sz w:val="20"/>
          <w:szCs w:val="20"/>
        </w:rPr>
        <w:t xml:space="preserve"> </w:t>
      </w:r>
      <w:r w:rsidR="5DD8A5C3" w:rsidRPr="3CD3D158">
        <w:rPr>
          <w:rFonts w:ascii="LMRoman10-Regular" w:eastAsia="LMRoman10-Regular" w:hAnsi="LMRoman10-Regular" w:cs="LMRoman10-Regular"/>
          <w:sz w:val="20"/>
          <w:szCs w:val="20"/>
        </w:rPr>
        <w:t>and</w:t>
      </w:r>
      <w:r w:rsidR="5DD8A5C3" w:rsidRPr="3CD3D158">
        <w:rPr>
          <w:rFonts w:ascii="LMRoman10-Regular" w:eastAsia="LMRoman10-Regular" w:hAnsi="LMRoman10-Regular" w:cs="LMRoman10-Regular"/>
          <w:i/>
          <w:iCs/>
          <w:sz w:val="20"/>
          <w:szCs w:val="20"/>
        </w:rPr>
        <w:t xml:space="preserve"> log(GDP)</w:t>
      </w:r>
      <w:r w:rsidR="338A2222" w:rsidRPr="3CD3D158">
        <w:rPr>
          <w:rFonts w:ascii="LMRoman10-Regular" w:eastAsia="LMRoman10-Regular" w:hAnsi="LMRoman10-Regular" w:cs="LMRoman10-Regular"/>
          <w:i/>
          <w:iCs/>
          <w:sz w:val="20"/>
          <w:szCs w:val="20"/>
        </w:rPr>
        <w:t xml:space="preserve"> </w:t>
      </w:r>
      <w:r w:rsidR="338A2222" w:rsidRPr="3CD3D158">
        <w:rPr>
          <w:rFonts w:ascii="LMRoman10-Regular" w:eastAsia="LMRoman10-Regular" w:hAnsi="LMRoman10-Regular" w:cs="LMRoman10-Regular"/>
          <w:sz w:val="20"/>
          <w:szCs w:val="20"/>
        </w:rPr>
        <w:t xml:space="preserve">were insignificant. </w:t>
      </w:r>
      <w:r w:rsidR="4F305870" w:rsidRPr="3CD3D158">
        <w:rPr>
          <w:rFonts w:ascii="LMRoman10-Regular" w:eastAsia="LMRoman10-Regular" w:hAnsi="LMRoman10-Regular" w:cs="LMRoman10-Regular"/>
          <w:sz w:val="20"/>
          <w:szCs w:val="20"/>
        </w:rPr>
        <w:t>Adult mortality, log(HIV/AIDS) and log(Thinness 5-9) decreased life expectancy on average, with all other variables held constant (</w:t>
      </w:r>
      <w:r w:rsidR="20009C8A" w:rsidRPr="3CD3D158">
        <w:rPr>
          <w:rFonts w:ascii="LMRoman10-Regular" w:eastAsia="LMRoman10-Regular" w:hAnsi="LMRoman10-Regular" w:cs="LMRoman10-Regular"/>
          <w:sz w:val="20"/>
          <w:szCs w:val="20"/>
        </w:rPr>
        <w:t xml:space="preserve">β = -0.019, β = </w:t>
      </w:r>
      <w:r w:rsidR="560C2E86" w:rsidRPr="3CD3D158">
        <w:rPr>
          <w:rFonts w:ascii="LMRoman10-Regular" w:eastAsia="LMRoman10-Regular" w:hAnsi="LMRoman10-Regular" w:cs="LMRoman10-Regular"/>
          <w:sz w:val="20"/>
          <w:szCs w:val="20"/>
        </w:rPr>
        <w:t>-2.35</w:t>
      </w:r>
      <w:r w:rsidR="20009C8A" w:rsidRPr="3CD3D158">
        <w:rPr>
          <w:rFonts w:ascii="LMRoman10-Regular" w:eastAsia="LMRoman10-Regular" w:hAnsi="LMRoman10-Regular" w:cs="LMRoman10-Regular"/>
          <w:sz w:val="20"/>
          <w:szCs w:val="20"/>
        </w:rPr>
        <w:t xml:space="preserve">, β = </w:t>
      </w:r>
      <w:r w:rsidR="44CC889B" w:rsidRPr="3CD3D158">
        <w:rPr>
          <w:rFonts w:ascii="LMRoman10-Regular" w:eastAsia="LMRoman10-Regular" w:hAnsi="LMRoman10-Regular" w:cs="LMRoman10-Regular"/>
          <w:sz w:val="20"/>
          <w:szCs w:val="20"/>
        </w:rPr>
        <w:t>-1.34, respectively</w:t>
      </w:r>
      <w:r w:rsidR="4F305870" w:rsidRPr="3CD3D158">
        <w:rPr>
          <w:rFonts w:ascii="LMRoman10-Regular" w:eastAsia="LMRoman10-Regular" w:hAnsi="LMRoman10-Regular" w:cs="LMRoman10-Regular"/>
          <w:sz w:val="20"/>
          <w:szCs w:val="20"/>
        </w:rPr>
        <w:t>).</w:t>
      </w:r>
      <w:r w:rsidR="0944525D" w:rsidRPr="3CD3D158">
        <w:rPr>
          <w:rFonts w:ascii="LMRoman10-Regular" w:eastAsia="LMRoman10-Regular" w:hAnsi="LMRoman10-Regular" w:cs="LMRoman10-Regular"/>
          <w:sz w:val="20"/>
          <w:szCs w:val="20"/>
        </w:rPr>
        <w:t xml:space="preserve"> Life expectancy increased with Income on average with all other variables held constant (β = 30.11).</w:t>
      </w:r>
      <w:r w:rsidR="4BA1E7A9" w:rsidRPr="3CD3D158">
        <w:rPr>
          <w:rFonts w:ascii="LMRoman10-Regular" w:eastAsia="LMRoman10-Regular" w:hAnsi="LMRoman10-Regular" w:cs="LMRoman10-Regular"/>
          <w:sz w:val="20"/>
          <w:szCs w:val="20"/>
        </w:rPr>
        <w:t xml:space="preserve"> These results suggest that mean life expectancy is sensitive to variables that are related to</w:t>
      </w:r>
      <w:r w:rsidR="00A5CEB8" w:rsidRPr="3CD3D158">
        <w:rPr>
          <w:rFonts w:ascii="LMRoman10-Regular" w:eastAsia="LMRoman10-Regular" w:hAnsi="LMRoman10-Regular" w:cs="LMRoman10-Regular"/>
          <w:sz w:val="20"/>
          <w:szCs w:val="20"/>
        </w:rPr>
        <w:t xml:space="preserve"> material resources and</w:t>
      </w:r>
      <w:r w:rsidR="4BA1E7A9" w:rsidRPr="3CD3D158">
        <w:rPr>
          <w:rFonts w:ascii="LMRoman10-Regular" w:eastAsia="LMRoman10-Regular" w:hAnsi="LMRoman10-Regular" w:cs="LMRoman10-Regular"/>
          <w:sz w:val="20"/>
          <w:szCs w:val="20"/>
        </w:rPr>
        <w:t xml:space="preserve"> </w:t>
      </w:r>
      <w:r w:rsidR="18C8FB5A" w:rsidRPr="3CD3D158">
        <w:rPr>
          <w:rFonts w:ascii="LMRoman10-Regular" w:eastAsia="LMRoman10-Regular" w:hAnsi="LMRoman10-Regular" w:cs="LMRoman10-Regular"/>
          <w:sz w:val="20"/>
          <w:szCs w:val="20"/>
        </w:rPr>
        <w:t>mortality of youth</w:t>
      </w:r>
      <w:r w:rsidR="647E5D5D" w:rsidRPr="3CD3D158">
        <w:rPr>
          <w:rFonts w:ascii="LMRoman10-Regular" w:eastAsia="LMRoman10-Regular" w:hAnsi="LMRoman10-Regular" w:cs="LMRoman10-Regular"/>
          <w:sz w:val="20"/>
          <w:szCs w:val="20"/>
        </w:rPr>
        <w:t xml:space="preserve">. Efforts to increase global mean life expectancy would do well to </w:t>
      </w:r>
      <w:r w:rsidR="3485970D" w:rsidRPr="3CD3D158">
        <w:rPr>
          <w:rFonts w:ascii="LMRoman10-Regular" w:eastAsia="LMRoman10-Regular" w:hAnsi="LMRoman10-Regular" w:cs="LMRoman10-Regular"/>
          <w:sz w:val="20"/>
          <w:szCs w:val="20"/>
        </w:rPr>
        <w:t>increase</w:t>
      </w:r>
      <w:r w:rsidR="495A7AB6" w:rsidRPr="3CD3D158">
        <w:rPr>
          <w:rFonts w:ascii="LMRoman10-Regular" w:eastAsia="LMRoman10-Regular" w:hAnsi="LMRoman10-Regular" w:cs="LMRoman10-Regular"/>
          <w:sz w:val="20"/>
          <w:szCs w:val="20"/>
        </w:rPr>
        <w:t xml:space="preserve"> availability of vaccines and </w:t>
      </w:r>
      <w:r w:rsidR="0E06E298" w:rsidRPr="3CD3D158">
        <w:rPr>
          <w:rFonts w:ascii="LMRoman10-Regular" w:eastAsia="LMRoman10-Regular" w:hAnsi="LMRoman10-Regular" w:cs="LMRoman10-Regular"/>
          <w:sz w:val="20"/>
          <w:szCs w:val="20"/>
        </w:rPr>
        <w:t>economic opportunities globally</w:t>
      </w:r>
      <w:r w:rsidR="495A7AB6" w:rsidRPr="3CD3D158">
        <w:rPr>
          <w:rFonts w:ascii="LMRoman10-Regular" w:eastAsia="LMRoman10-Regular" w:hAnsi="LMRoman10-Regular" w:cs="LMRoman10-Regular"/>
          <w:sz w:val="20"/>
          <w:szCs w:val="20"/>
        </w:rPr>
        <w:t>.</w:t>
      </w:r>
    </w:p>
    <w:p w14:paraId="7140CF1A" w14:textId="77777777" w:rsidR="00F61C06" w:rsidRPr="001B79E7" w:rsidRDefault="00F61C06" w:rsidP="00F61C06">
      <w:pPr>
        <w:rPr>
          <w:rFonts w:ascii="LMRoman10-Regular" w:hAnsi="LMRoman10-Regular" w:cs="LMRoman10-Regular"/>
          <w:b/>
          <w:sz w:val="20"/>
          <w:szCs w:val="20"/>
        </w:rPr>
      </w:pPr>
      <w:r w:rsidRPr="001B79E7">
        <w:rPr>
          <w:rFonts w:ascii="LMRoman10-Regular" w:hAnsi="LMRoman10-Regular" w:cs="LMRoman10-Regular"/>
          <w:b/>
          <w:sz w:val="20"/>
          <w:szCs w:val="20"/>
        </w:rPr>
        <w:t>Introduction:</w:t>
      </w:r>
    </w:p>
    <w:p w14:paraId="24B50FD1" w14:textId="6131641A" w:rsidR="00F61C06" w:rsidRDefault="00F61C06" w:rsidP="00F61C06">
      <w:pPr>
        <w:rPr>
          <w:rFonts w:ascii="LMRoman10-Regular" w:hAnsi="LMRoman10-Regular" w:cs="LMRoman10-Regular"/>
          <w:sz w:val="20"/>
          <w:szCs w:val="20"/>
        </w:rPr>
      </w:pPr>
      <w:r w:rsidRPr="5F7B80B4">
        <w:rPr>
          <w:rFonts w:ascii="LMRoman10-Regular" w:hAnsi="LMRoman10-Regular" w:cs="LMRoman10-Regular"/>
          <w:sz w:val="20"/>
          <w:szCs w:val="20"/>
        </w:rPr>
        <w:t>The factors that lead to long life</w:t>
      </w:r>
      <w:r w:rsidR="000F0391" w:rsidRPr="5F7B80B4">
        <w:rPr>
          <w:rFonts w:ascii="LMRoman10-Regular" w:hAnsi="LMRoman10-Regular" w:cs="LMRoman10-Regular"/>
          <w:sz w:val="20"/>
          <w:szCs w:val="20"/>
        </w:rPr>
        <w:t>span</w:t>
      </w:r>
      <w:r w:rsidRPr="5F7B80B4">
        <w:rPr>
          <w:rFonts w:ascii="LMRoman10-Regular" w:hAnsi="LMRoman10-Regular" w:cs="LMRoman10-Regular"/>
          <w:sz w:val="20"/>
          <w:szCs w:val="20"/>
        </w:rPr>
        <w:t xml:space="preserve"> are elusive and multifarious, yet they are critically important for understanding human population dynamics and well-being. </w:t>
      </w:r>
      <w:r w:rsidR="000C1EDC" w:rsidRPr="5F7B80B4">
        <w:rPr>
          <w:rFonts w:ascii="LMRoman10-Regular" w:hAnsi="LMRoman10-Regular" w:cs="LMRoman10-Regular"/>
          <w:sz w:val="20"/>
          <w:szCs w:val="20"/>
        </w:rPr>
        <w:t xml:space="preserve">While individual longevity can be attributed to any number of proximate and ultimate causes, the factors that lead to long-lived populations are more tractable. Even so, these factors are not fully understood and are the subject of </w:t>
      </w:r>
      <w:r w:rsidR="000F0391" w:rsidRPr="5F7B80B4">
        <w:rPr>
          <w:rFonts w:ascii="LMRoman10-Regular" w:hAnsi="LMRoman10-Regular" w:cs="LMRoman10-Regular"/>
          <w:sz w:val="20"/>
          <w:szCs w:val="20"/>
        </w:rPr>
        <w:t xml:space="preserve">continuous study. To better understand </w:t>
      </w:r>
      <w:r w:rsidR="2587D3D2" w:rsidRPr="5F7B80B4">
        <w:rPr>
          <w:rFonts w:ascii="LMRoman10-Regular" w:hAnsi="LMRoman10-Regular" w:cs="LMRoman10-Regular"/>
          <w:sz w:val="20"/>
          <w:szCs w:val="20"/>
        </w:rPr>
        <w:t>predictors</w:t>
      </w:r>
      <w:r w:rsidR="000F0391" w:rsidRPr="5F7B80B4">
        <w:rPr>
          <w:rFonts w:ascii="LMRoman10-Regular" w:hAnsi="LMRoman10-Regular" w:cs="LMRoman10-Regular"/>
          <w:sz w:val="20"/>
          <w:szCs w:val="20"/>
        </w:rPr>
        <w:t xml:space="preserve"> of population lifespan, the World Health Organization (WHO) collected data globally on several potential determinants of average lifespan in different countries.</w:t>
      </w:r>
    </w:p>
    <w:p w14:paraId="7BDE64AA" w14:textId="439115E8" w:rsidR="000F0391" w:rsidRDefault="000F0391" w:rsidP="00F61C06">
      <w:pPr>
        <w:rPr>
          <w:rFonts w:ascii="LMRoman10-Regular" w:hAnsi="LMRoman10-Regular" w:cs="LMRoman10-Regular"/>
          <w:sz w:val="20"/>
          <w:szCs w:val="20"/>
        </w:rPr>
      </w:pPr>
      <w:r w:rsidRPr="3CD3D158">
        <w:rPr>
          <w:rFonts w:ascii="LMRoman10-Regular" w:hAnsi="LMRoman10-Regular" w:cs="LMRoman10-Regular"/>
          <w:sz w:val="20"/>
          <w:szCs w:val="20"/>
        </w:rPr>
        <w:t>The WHO l</w:t>
      </w:r>
      <w:r w:rsidR="7E40B45F" w:rsidRPr="3CD3D158">
        <w:rPr>
          <w:rFonts w:ascii="LMRoman10-Regular" w:hAnsi="LMRoman10-Regular" w:cs="LMRoman10-Regular"/>
          <w:sz w:val="20"/>
          <w:szCs w:val="20"/>
        </w:rPr>
        <w:t xml:space="preserve">ife expectancy </w:t>
      </w:r>
      <w:r w:rsidRPr="3CD3D158">
        <w:rPr>
          <w:rFonts w:ascii="LMRoman10-Regular" w:hAnsi="LMRoman10-Regular" w:cs="LMRoman10-Regular"/>
          <w:sz w:val="20"/>
          <w:szCs w:val="20"/>
        </w:rPr>
        <w:t xml:space="preserve">dataset consists of 22 variables with </w:t>
      </w:r>
      <w:r w:rsidR="00730D1D" w:rsidRPr="3CD3D158">
        <w:rPr>
          <w:rFonts w:ascii="LMRoman10-Regular" w:hAnsi="LMRoman10-Regular" w:cs="LMRoman10-Regular"/>
          <w:sz w:val="20"/>
          <w:szCs w:val="20"/>
        </w:rPr>
        <w:t>nearly 3,000</w:t>
      </w:r>
      <w:r w:rsidRPr="3CD3D158">
        <w:rPr>
          <w:rFonts w:ascii="LMRoman10-Regular" w:hAnsi="LMRoman10-Regular" w:cs="LMRoman10-Regular"/>
          <w:sz w:val="20"/>
          <w:szCs w:val="20"/>
        </w:rPr>
        <w:t xml:space="preserve"> observations of longevity for 193 countries from 2000-2015. </w:t>
      </w:r>
      <w:r w:rsidR="00A9314A" w:rsidRPr="3CD3D158">
        <w:rPr>
          <w:rFonts w:ascii="LMRoman10-Regular" w:hAnsi="LMRoman10-Regular" w:cs="LMRoman10-Regular"/>
          <w:sz w:val="20"/>
          <w:szCs w:val="20"/>
        </w:rPr>
        <w:t>This dataset includes 2 categorical variables: Country and Status, which is a binary predictor variable that indicates whether the country is considered developed or developing. The response variable, average life expectancy, is represented in year</w:t>
      </w:r>
      <w:r w:rsidR="17A25441" w:rsidRPr="3CD3D158">
        <w:rPr>
          <w:rFonts w:ascii="LMRoman10-Regular" w:hAnsi="LMRoman10-Regular" w:cs="LMRoman10-Regular"/>
          <w:sz w:val="20"/>
          <w:szCs w:val="20"/>
        </w:rPr>
        <w:t>s</w:t>
      </w:r>
      <w:r w:rsidR="00A9314A" w:rsidRPr="3CD3D158">
        <w:rPr>
          <w:rFonts w:ascii="LMRoman10-Regular" w:hAnsi="LMRoman10-Regular" w:cs="LMRoman10-Regular"/>
          <w:sz w:val="20"/>
          <w:szCs w:val="20"/>
        </w:rPr>
        <w:t>. The remainder are numeric predictor variables, described as follows:</w:t>
      </w:r>
    </w:p>
    <w:p w14:paraId="74AE6B30" w14:textId="1F54CC33" w:rsidR="00A9314A" w:rsidRDefault="00A9314A" w:rsidP="3CD3D158">
      <w:pPr>
        <w:rPr>
          <w:rFonts w:eastAsiaTheme="minorEastAsia"/>
          <w:sz w:val="20"/>
          <w:szCs w:val="20"/>
        </w:rPr>
      </w:pPr>
      <w:r w:rsidRPr="3CD3D158">
        <w:rPr>
          <w:rFonts w:ascii="LMRoman10-Regular" w:hAnsi="LMRoman10-Regular" w:cs="LMRoman10-Regular"/>
          <w:sz w:val="20"/>
          <w:szCs w:val="20"/>
        </w:rPr>
        <w:t xml:space="preserve">Adult mortality: </w:t>
      </w:r>
      <w:r w:rsidR="00467ED0" w:rsidRPr="3CD3D158">
        <w:rPr>
          <w:rFonts w:ascii="LMRoman10-Regular" w:hAnsi="LMRoman10-Regular" w:cs="LMRoman10-Regular"/>
          <w:sz w:val="20"/>
          <w:szCs w:val="20"/>
        </w:rPr>
        <w:t>Probability of dying between age 15 and 60 years of age, represented as a number between 0 and 1000</w:t>
      </w:r>
      <w:r w:rsidR="2876EAA4"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Infant deaths:</w:t>
      </w:r>
      <w:r w:rsidR="00467ED0" w:rsidRPr="3CD3D158">
        <w:rPr>
          <w:rFonts w:ascii="LMRoman10-Regular" w:hAnsi="LMRoman10-Regular" w:cs="LMRoman10-Regular"/>
          <w:sz w:val="20"/>
          <w:szCs w:val="20"/>
        </w:rPr>
        <w:t xml:space="preserve"> Number of infant deaths per 1000 population</w:t>
      </w:r>
      <w:r w:rsidR="16ACCBE0"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Alcohol:</w:t>
      </w:r>
      <w:r w:rsidR="00467ED0" w:rsidRPr="3CD3D158">
        <w:rPr>
          <w:rFonts w:ascii="LMRoman10-Regular" w:hAnsi="LMRoman10-Regular" w:cs="LMRoman10-Regular"/>
          <w:sz w:val="20"/>
          <w:szCs w:val="20"/>
        </w:rPr>
        <w:t xml:space="preserve"> Recorded per capita consumption of alcohol</w:t>
      </w:r>
      <w:r w:rsidR="00D46D6B" w:rsidRPr="3CD3D158">
        <w:rPr>
          <w:rFonts w:ascii="LMRoman10-Regular" w:hAnsi="LMRoman10-Regular" w:cs="LMRoman10-Regular"/>
          <w:sz w:val="20"/>
          <w:szCs w:val="20"/>
        </w:rPr>
        <w:t>, in liters of pure alcohol</w:t>
      </w:r>
      <w:r w:rsidR="6A546388"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Percentage expenditure:</w:t>
      </w:r>
      <w:r w:rsidR="00D46D6B" w:rsidRPr="3CD3D158">
        <w:rPr>
          <w:rFonts w:ascii="LMRoman10-Regular" w:hAnsi="LMRoman10-Regular" w:cs="LMRoman10-Regular"/>
          <w:sz w:val="20"/>
          <w:szCs w:val="20"/>
        </w:rPr>
        <w:t xml:space="preserve"> Expenditure on health as a percentage of Gross Domestic Product per capita</w:t>
      </w:r>
      <w:r w:rsidR="17A64AFD"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Hepatitis B:</w:t>
      </w:r>
      <w:r w:rsidR="00D46D6B" w:rsidRPr="3CD3D158">
        <w:rPr>
          <w:rFonts w:ascii="LMRoman10-Regular" w:hAnsi="LMRoman10-Regular" w:cs="LMRoman10-Regular"/>
          <w:sz w:val="20"/>
          <w:szCs w:val="20"/>
        </w:rPr>
        <w:t xml:space="preserve"> Immunization coverage of </w:t>
      </w:r>
      <w:r w:rsidR="2ADCE426" w:rsidRPr="3CD3D158">
        <w:rPr>
          <w:rFonts w:ascii="LMRoman10-Regular" w:hAnsi="LMRoman10-Regular" w:cs="LMRoman10-Regular"/>
          <w:sz w:val="20"/>
          <w:szCs w:val="20"/>
        </w:rPr>
        <w:t>1-year</w:t>
      </w:r>
      <w:r w:rsidR="00D46D6B" w:rsidRPr="3CD3D158">
        <w:rPr>
          <w:rFonts w:ascii="LMRoman10-Regular" w:hAnsi="LMRoman10-Regular" w:cs="LMRoman10-Regular"/>
          <w:sz w:val="20"/>
          <w:szCs w:val="20"/>
        </w:rPr>
        <w:t xml:space="preserve"> </w:t>
      </w:r>
      <w:proofErr w:type="spellStart"/>
      <w:r w:rsidR="0B97304E" w:rsidRPr="3CD3D158">
        <w:rPr>
          <w:rFonts w:ascii="LMRoman10-Regular" w:hAnsi="LMRoman10-Regular" w:cs="LMRoman10-Regular"/>
          <w:sz w:val="20"/>
          <w:szCs w:val="20"/>
        </w:rPr>
        <w:t>olds</w:t>
      </w:r>
      <w:proofErr w:type="spellEnd"/>
      <w:r w:rsidR="00D46D6B" w:rsidRPr="3CD3D158">
        <w:rPr>
          <w:rFonts w:ascii="LMRoman10-Regular" w:hAnsi="LMRoman10-Regular" w:cs="LMRoman10-Regular"/>
          <w:sz w:val="20"/>
          <w:szCs w:val="20"/>
        </w:rPr>
        <w:t xml:space="preserve"> for Hepatitis B (%)</w:t>
      </w:r>
      <w:r w:rsidR="326ACFB1"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Measles:</w:t>
      </w:r>
      <w:r w:rsidR="00D46D6B" w:rsidRPr="3CD3D158">
        <w:rPr>
          <w:rFonts w:ascii="LMRoman10-Regular" w:hAnsi="LMRoman10-Regular" w:cs="LMRoman10-Regular"/>
          <w:sz w:val="20"/>
          <w:szCs w:val="20"/>
        </w:rPr>
        <w:t xml:space="preserve"> Number of reported cases per 1000 population</w:t>
      </w:r>
      <w:r w:rsidR="1D6A6380"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BMI:</w:t>
      </w:r>
      <w:r w:rsidR="00D46D6B" w:rsidRPr="3CD3D158">
        <w:rPr>
          <w:rFonts w:ascii="LMRoman10-Regular" w:hAnsi="LMRoman10-Regular" w:cs="LMRoman10-Regular"/>
          <w:sz w:val="20"/>
          <w:szCs w:val="20"/>
        </w:rPr>
        <w:t xml:space="preserve"> average body-mass index of population</w:t>
      </w:r>
      <w:r w:rsidR="5ED840EE"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Under-five deaths:</w:t>
      </w:r>
      <w:r w:rsidR="00D46D6B" w:rsidRPr="3CD3D158">
        <w:rPr>
          <w:rFonts w:ascii="LMRoman10-Regular" w:hAnsi="LMRoman10-Regular" w:cs="LMRoman10-Regular"/>
          <w:sz w:val="20"/>
          <w:szCs w:val="20"/>
        </w:rPr>
        <w:t xml:space="preserve"> Number of under-five deaths per 1000 population</w:t>
      </w:r>
      <w:r w:rsidR="7B48E89E"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Polio:</w:t>
      </w:r>
      <w:r w:rsidR="00D46D6B" w:rsidRPr="3CD3D158">
        <w:rPr>
          <w:rFonts w:ascii="LMRoman10-Regular" w:hAnsi="LMRoman10-Regular" w:cs="LMRoman10-Regular"/>
          <w:sz w:val="20"/>
          <w:szCs w:val="20"/>
        </w:rPr>
        <w:t xml:space="preserve"> Polio vaccine coverage among 1-year </w:t>
      </w:r>
      <w:proofErr w:type="spellStart"/>
      <w:r w:rsidR="00D46D6B" w:rsidRPr="3CD3D158">
        <w:rPr>
          <w:rFonts w:ascii="LMRoman10-Regular" w:hAnsi="LMRoman10-Regular" w:cs="LMRoman10-Regular"/>
          <w:sz w:val="20"/>
          <w:szCs w:val="20"/>
        </w:rPr>
        <w:t>olds</w:t>
      </w:r>
      <w:proofErr w:type="spellEnd"/>
      <w:r w:rsidR="00D46D6B" w:rsidRPr="3CD3D158">
        <w:rPr>
          <w:rFonts w:ascii="LMRoman10-Regular" w:hAnsi="LMRoman10-Regular" w:cs="LMRoman10-Regular"/>
          <w:sz w:val="20"/>
          <w:szCs w:val="20"/>
        </w:rPr>
        <w:t xml:space="preserve"> (%)</w:t>
      </w:r>
      <w:r w:rsidR="497826AC"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Total expenditure:</w:t>
      </w:r>
      <w:r w:rsidR="00D46D6B" w:rsidRPr="3CD3D158">
        <w:rPr>
          <w:rFonts w:ascii="LMRoman10-Regular" w:hAnsi="LMRoman10-Regular" w:cs="LMRoman10-Regular"/>
          <w:sz w:val="20"/>
          <w:szCs w:val="20"/>
        </w:rPr>
        <w:t xml:space="preserve"> General government expenditure on health as a percentage of total government expenditure</w:t>
      </w:r>
      <w:r w:rsidR="3BB17923"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Diphtheria:</w:t>
      </w:r>
      <w:r w:rsidR="00D46D6B" w:rsidRPr="3CD3D158">
        <w:rPr>
          <w:rFonts w:ascii="LMRoman10-Regular" w:hAnsi="LMRoman10-Regular" w:cs="LMRoman10-Regular"/>
          <w:sz w:val="20"/>
          <w:szCs w:val="20"/>
        </w:rPr>
        <w:t xml:space="preserve"> Diphtheria tetanus toxoid and pertussis (DTP3) immunization coverage among 1-year-olds (%)</w:t>
      </w:r>
      <w:r w:rsidR="157E7B80"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HIV/AIDS:</w:t>
      </w:r>
      <w:r w:rsidR="00D46D6B" w:rsidRPr="3CD3D158">
        <w:rPr>
          <w:rFonts w:ascii="LMRoman10-Regular" w:hAnsi="LMRoman10-Regular" w:cs="LMRoman10-Regular"/>
          <w:sz w:val="20"/>
          <w:szCs w:val="20"/>
        </w:rPr>
        <w:t xml:space="preserve"> Deaths per 1,000 live births from HIV/AIDS (0-4 years old)</w:t>
      </w:r>
      <w:r w:rsidR="0924FFC2"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GDP:</w:t>
      </w:r>
      <w:r w:rsidR="00D46D6B" w:rsidRPr="3CD3D158">
        <w:rPr>
          <w:rFonts w:ascii="LMRoman10-Regular" w:hAnsi="LMRoman10-Regular" w:cs="LMRoman10-Regular"/>
          <w:sz w:val="20"/>
          <w:szCs w:val="20"/>
        </w:rPr>
        <w:t xml:space="preserve"> Gross domestic product per capita in USD</w:t>
      </w:r>
      <w:r w:rsidR="5920692D"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Population:</w:t>
      </w:r>
      <w:r w:rsidR="00D46D6B" w:rsidRPr="3CD3D158">
        <w:rPr>
          <w:rFonts w:ascii="LMRoman10-Regular" w:hAnsi="LMRoman10-Regular" w:cs="LMRoman10-Regular"/>
          <w:sz w:val="20"/>
          <w:szCs w:val="20"/>
        </w:rPr>
        <w:t xml:space="preserve"> Population of country</w:t>
      </w:r>
      <w:r w:rsidR="27D212CD"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Thinness 1-19 years:</w:t>
      </w:r>
      <w:r w:rsidR="00D46D6B" w:rsidRPr="3CD3D158">
        <w:rPr>
          <w:rFonts w:ascii="LMRoman10-Regular" w:hAnsi="LMRoman10-Regular" w:cs="LMRoman10-Regular"/>
          <w:sz w:val="20"/>
          <w:szCs w:val="20"/>
        </w:rPr>
        <w:t xml:space="preserve"> Prevalence of thinness among children and adolescents for Age 10 to 19 (%)</w:t>
      </w:r>
      <w:r w:rsidR="2E1AD561"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Thinness 5-9 years:</w:t>
      </w:r>
      <w:r w:rsidR="00D46D6B" w:rsidRPr="3CD3D158">
        <w:rPr>
          <w:rFonts w:ascii="LMRoman10-Regular" w:hAnsi="LMRoman10-Regular" w:cs="LMRoman10-Regular"/>
          <w:sz w:val="20"/>
          <w:szCs w:val="20"/>
        </w:rPr>
        <w:t xml:space="preserve"> Prevalence of thinness among children for Age 5 to 9 (%)</w:t>
      </w:r>
      <w:r w:rsidR="656FB9B1"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 xml:space="preserve">Income composition of </w:t>
      </w:r>
      <w:r w:rsidRPr="3CD3D158">
        <w:rPr>
          <w:rFonts w:ascii="LMRoman10-Regular" w:hAnsi="LMRoman10-Regular" w:cs="LMRoman10-Regular"/>
          <w:sz w:val="20"/>
          <w:szCs w:val="20"/>
        </w:rPr>
        <w:lastRenderedPageBreak/>
        <w:t>resources:</w:t>
      </w:r>
      <w:r w:rsidR="00D46D6B" w:rsidRPr="3CD3D158">
        <w:rPr>
          <w:rFonts w:ascii="LMRoman10-Regular" w:hAnsi="LMRoman10-Regular" w:cs="LMRoman10-Regular"/>
          <w:sz w:val="20"/>
          <w:szCs w:val="20"/>
        </w:rPr>
        <w:t xml:space="preserve"> Human Development Index in terms of income composition of resources (index ranging from 0 to 1)</w:t>
      </w:r>
      <w:r w:rsidR="3AD17484"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Schooling:</w:t>
      </w:r>
      <w:r w:rsidR="00D46D6B" w:rsidRPr="3CD3D158">
        <w:rPr>
          <w:rFonts w:ascii="LMRoman10-Regular" w:hAnsi="LMRoman10-Regular" w:cs="LMRoman10-Regular"/>
          <w:sz w:val="20"/>
          <w:szCs w:val="20"/>
        </w:rPr>
        <w:t xml:space="preserve"> average number of years in school.</w:t>
      </w:r>
    </w:p>
    <w:p w14:paraId="453347F1" w14:textId="79C05A28" w:rsidR="00D9790D" w:rsidRDefault="00D9790D" w:rsidP="1189A1A0">
      <w:pPr>
        <w:rPr>
          <w:rFonts w:ascii="LMRoman10-Regular" w:hAnsi="LMRoman10-Regular" w:cs="LMRoman10-Regular"/>
          <w:sz w:val="20"/>
          <w:szCs w:val="20"/>
        </w:rPr>
      </w:pPr>
      <w:r w:rsidRPr="5F7B80B4">
        <w:rPr>
          <w:rFonts w:ascii="LMRoman10-Regular" w:hAnsi="LMRoman10-Regular" w:cs="LMRoman10-Regular"/>
          <w:sz w:val="20"/>
          <w:szCs w:val="20"/>
        </w:rPr>
        <w:t xml:space="preserve">From this dataset, we hope to identify the variables </w:t>
      </w:r>
      <w:r w:rsidR="4DD3F790" w:rsidRPr="5F7B80B4">
        <w:rPr>
          <w:rFonts w:ascii="LMRoman10-Regular" w:hAnsi="LMRoman10-Regular" w:cs="LMRoman10-Regular"/>
          <w:sz w:val="20"/>
          <w:szCs w:val="20"/>
        </w:rPr>
        <w:t>that best predict</w:t>
      </w:r>
      <w:r w:rsidR="2AEE45BD" w:rsidRPr="5F7B80B4">
        <w:rPr>
          <w:rFonts w:ascii="LMRoman10-Regular" w:hAnsi="LMRoman10-Regular" w:cs="LMRoman10-Regular"/>
          <w:sz w:val="20"/>
          <w:szCs w:val="20"/>
        </w:rPr>
        <w:t xml:space="preserve"> mean</w:t>
      </w:r>
      <w:r w:rsidRPr="5F7B80B4">
        <w:rPr>
          <w:rFonts w:ascii="LMRoman10-Regular" w:hAnsi="LMRoman10-Regular" w:cs="LMRoman10-Regular"/>
          <w:sz w:val="20"/>
          <w:szCs w:val="20"/>
        </w:rPr>
        <w:t xml:space="preserve"> life expectancy </w:t>
      </w:r>
      <w:r w:rsidR="2BD39A84" w:rsidRPr="5F7B80B4">
        <w:rPr>
          <w:rFonts w:ascii="LMRoman10-Regular" w:hAnsi="LMRoman10-Regular" w:cs="LMRoman10-Regular"/>
          <w:sz w:val="20"/>
          <w:szCs w:val="20"/>
        </w:rPr>
        <w:t>globally</w:t>
      </w:r>
      <w:r w:rsidRPr="5F7B80B4">
        <w:rPr>
          <w:rFonts w:ascii="LMRoman10-Regular" w:hAnsi="LMRoman10-Regular" w:cs="LMRoman10-Regular"/>
          <w:sz w:val="20"/>
          <w:szCs w:val="20"/>
        </w:rPr>
        <w:t xml:space="preserve"> for the year 2015 in order to better understand the </w:t>
      </w:r>
      <w:r w:rsidR="2DEE9664" w:rsidRPr="5F7B80B4">
        <w:rPr>
          <w:rFonts w:ascii="LMRoman10-Regular" w:hAnsi="LMRoman10-Regular" w:cs="LMRoman10-Regular"/>
          <w:sz w:val="20"/>
          <w:szCs w:val="20"/>
        </w:rPr>
        <w:t>factors that contribute to</w:t>
      </w:r>
      <w:r w:rsidRPr="5F7B80B4">
        <w:rPr>
          <w:rFonts w:ascii="LMRoman10-Regular" w:hAnsi="LMRoman10-Regular" w:cs="LMRoman10-Regular"/>
          <w:sz w:val="20"/>
          <w:szCs w:val="20"/>
        </w:rPr>
        <w:t xml:space="preserve"> </w:t>
      </w:r>
      <w:r w:rsidR="64AD19DF" w:rsidRPr="5F7B80B4">
        <w:rPr>
          <w:rFonts w:ascii="LMRoman10-Regular" w:hAnsi="LMRoman10-Regular" w:cs="LMRoman10-Regular"/>
          <w:sz w:val="20"/>
          <w:szCs w:val="20"/>
        </w:rPr>
        <w:t xml:space="preserve">mean </w:t>
      </w:r>
      <w:r w:rsidRPr="5F7B80B4">
        <w:rPr>
          <w:rFonts w:ascii="LMRoman10-Regular" w:hAnsi="LMRoman10-Regular" w:cs="LMRoman10-Regular"/>
          <w:sz w:val="20"/>
          <w:szCs w:val="20"/>
        </w:rPr>
        <w:t>life expectancy.</w:t>
      </w:r>
    </w:p>
    <w:p w14:paraId="341FE0AE" w14:textId="77777777" w:rsidR="00F61C06" w:rsidRPr="001B79E7" w:rsidRDefault="00F61C06" w:rsidP="00F61C06">
      <w:pPr>
        <w:rPr>
          <w:rFonts w:ascii="LMRoman10-Regular" w:hAnsi="LMRoman10-Regular" w:cs="LMRoman10-Regular"/>
          <w:b/>
          <w:sz w:val="20"/>
          <w:szCs w:val="20"/>
        </w:rPr>
      </w:pPr>
      <w:r w:rsidRPr="001B79E7">
        <w:rPr>
          <w:rFonts w:ascii="LMRoman10-Regular" w:hAnsi="LMRoman10-Regular" w:cs="LMRoman10-Regular"/>
          <w:b/>
          <w:sz w:val="20"/>
          <w:szCs w:val="20"/>
        </w:rPr>
        <w:t>Methods:</w:t>
      </w:r>
    </w:p>
    <w:p w14:paraId="45FB355F" w14:textId="77777777" w:rsidR="00F61C06" w:rsidRPr="001B79E7" w:rsidRDefault="59D99EAE" w:rsidP="00F61C06">
      <w:pPr>
        <w:rPr>
          <w:rFonts w:ascii="LMRoman10-Regular" w:hAnsi="LMRoman10-Regular" w:cs="LMRoman10-Regular"/>
          <w:i/>
          <w:sz w:val="20"/>
          <w:szCs w:val="20"/>
        </w:rPr>
      </w:pPr>
      <w:r w:rsidRPr="1189A1A0">
        <w:rPr>
          <w:rFonts w:ascii="LMRoman10-Regular" w:hAnsi="LMRoman10-Regular" w:cs="LMRoman10-Regular"/>
          <w:i/>
          <w:iCs/>
          <w:sz w:val="20"/>
          <w:szCs w:val="20"/>
        </w:rPr>
        <w:t>Data cleaning and manipulation</w:t>
      </w:r>
    </w:p>
    <w:p w14:paraId="1DD5A3B5" w14:textId="42F32E53" w:rsidR="2A1C58B6" w:rsidRDefault="2A1C58B6" w:rsidP="1189A1A0">
      <w:pPr>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The data we will be analyzing is a subset of the dataset from WHO</w:t>
      </w:r>
      <w:r w:rsidR="2E3B8227" w:rsidRPr="3CD3D158">
        <w:rPr>
          <w:rFonts w:ascii="LMRoman10-Regular" w:eastAsia="LMRoman10-Regular" w:hAnsi="LMRoman10-Regular" w:cs="LMRoman10-Regular"/>
          <w:sz w:val="20"/>
          <w:szCs w:val="20"/>
        </w:rPr>
        <w:t>.</w:t>
      </w:r>
      <w:r w:rsidR="2B6F8D6E" w:rsidRPr="3CD3D158">
        <w:rPr>
          <w:rFonts w:ascii="LMRoman10-Regular" w:eastAsia="LMRoman10-Regular" w:hAnsi="LMRoman10-Regular" w:cs="LMRoman10-Regular"/>
          <w:sz w:val="20"/>
          <w:szCs w:val="20"/>
        </w:rPr>
        <w:t xml:space="preserve"> </w:t>
      </w:r>
      <w:r w:rsidR="592C59A7" w:rsidRPr="3CD3D158">
        <w:rPr>
          <w:rFonts w:ascii="LMRoman10-Regular" w:eastAsia="LMRoman10-Regular" w:hAnsi="LMRoman10-Regular" w:cs="LMRoman10-Regular"/>
          <w:sz w:val="20"/>
          <w:szCs w:val="20"/>
        </w:rPr>
        <w:t>The dataset</w:t>
      </w:r>
      <w:r w:rsidRPr="3CD3D158">
        <w:rPr>
          <w:rFonts w:ascii="LMRoman10-Regular" w:eastAsia="LMRoman10-Regular" w:hAnsi="LMRoman10-Regular" w:cs="LMRoman10-Regular"/>
          <w:sz w:val="20"/>
          <w:szCs w:val="20"/>
        </w:rPr>
        <w:t xml:space="preserve"> has been </w:t>
      </w:r>
      <w:r w:rsidR="61E3AE7F" w:rsidRPr="3CD3D158">
        <w:rPr>
          <w:rFonts w:ascii="LMRoman10-Regular" w:eastAsia="LMRoman10-Regular" w:hAnsi="LMRoman10-Regular" w:cs="LMRoman10-Regular"/>
          <w:sz w:val="20"/>
          <w:szCs w:val="20"/>
        </w:rPr>
        <w:t xml:space="preserve">manipulated and </w:t>
      </w:r>
      <w:r w:rsidRPr="3CD3D158">
        <w:rPr>
          <w:rFonts w:ascii="LMRoman10-Regular" w:eastAsia="LMRoman10-Regular" w:hAnsi="LMRoman10-Regular" w:cs="LMRoman10-Regular"/>
          <w:sz w:val="20"/>
          <w:szCs w:val="20"/>
        </w:rPr>
        <w:t xml:space="preserve">filtered to </w:t>
      </w:r>
      <w:r w:rsidR="0481943D" w:rsidRPr="3CD3D158">
        <w:rPr>
          <w:rFonts w:ascii="LMRoman10-Regular" w:eastAsia="LMRoman10-Regular" w:hAnsi="LMRoman10-Regular" w:cs="LMRoman10-Regular"/>
          <w:sz w:val="20"/>
          <w:szCs w:val="20"/>
        </w:rPr>
        <w:t xml:space="preserve">contain </w:t>
      </w:r>
      <w:r w:rsidRPr="3CD3D158">
        <w:rPr>
          <w:rFonts w:ascii="LMRoman10-Regular" w:eastAsia="LMRoman10-Regular" w:hAnsi="LMRoman10-Regular" w:cs="LMRoman10-Regular"/>
          <w:sz w:val="20"/>
          <w:szCs w:val="20"/>
        </w:rPr>
        <w:t xml:space="preserve">countries that contain information on all </w:t>
      </w:r>
      <w:r w:rsidR="3F73E643" w:rsidRPr="3CD3D158">
        <w:rPr>
          <w:rFonts w:ascii="LMRoman10-Regular" w:eastAsia="LMRoman10-Regular" w:hAnsi="LMRoman10-Regular" w:cs="LMRoman10-Regular"/>
          <w:sz w:val="20"/>
          <w:szCs w:val="20"/>
        </w:rPr>
        <w:t>variables</w:t>
      </w:r>
      <w:r w:rsidR="5852CA6A" w:rsidRPr="3CD3D158">
        <w:rPr>
          <w:rFonts w:ascii="LMRoman10-Regular" w:eastAsia="LMRoman10-Regular" w:hAnsi="LMRoman10-Regular" w:cs="LMRoman10-Regular"/>
          <w:sz w:val="20"/>
          <w:szCs w:val="20"/>
        </w:rPr>
        <w:t xml:space="preserve"> </w:t>
      </w:r>
      <w:r w:rsidR="19ADE539" w:rsidRPr="3CD3D158">
        <w:rPr>
          <w:rFonts w:ascii="LMRoman10-Regular" w:eastAsia="LMRoman10-Regular" w:hAnsi="LMRoman10-Regular" w:cs="LMRoman10-Regular"/>
          <w:sz w:val="20"/>
          <w:szCs w:val="20"/>
        </w:rPr>
        <w:t>for the year 2015</w:t>
      </w:r>
      <w:r w:rsidR="551862AB" w:rsidRPr="3CD3D158">
        <w:rPr>
          <w:rFonts w:ascii="LMRoman10-Regular" w:eastAsia="LMRoman10-Regular" w:hAnsi="LMRoman10-Regular" w:cs="LMRoman10-Regular"/>
          <w:sz w:val="20"/>
          <w:szCs w:val="20"/>
        </w:rPr>
        <w:t xml:space="preserve"> (in other words, we have no missing data)</w:t>
      </w:r>
      <w:r w:rsidR="6A01278E" w:rsidRPr="3CD3D158">
        <w:rPr>
          <w:rFonts w:ascii="LMRoman10-Regular" w:eastAsia="LMRoman10-Regular" w:hAnsi="LMRoman10-Regular" w:cs="LMRoman10-Regular"/>
          <w:sz w:val="20"/>
          <w:szCs w:val="20"/>
        </w:rPr>
        <w:t>.</w:t>
      </w:r>
      <w:r w:rsidR="559C94CD" w:rsidRPr="3CD3D158">
        <w:rPr>
          <w:rFonts w:ascii="LMRoman10-Regular" w:eastAsia="LMRoman10-Regular" w:hAnsi="LMRoman10-Regular" w:cs="LMRoman10-Regular"/>
          <w:sz w:val="20"/>
          <w:szCs w:val="20"/>
        </w:rPr>
        <w:t xml:space="preserve"> </w:t>
      </w:r>
      <w:r w:rsidR="63B39FCF" w:rsidRPr="3CD3D158">
        <w:rPr>
          <w:rFonts w:ascii="LMRoman10-Regular" w:eastAsia="LMRoman10-Regular" w:hAnsi="LMRoman10-Regular" w:cs="LMRoman10-Regular"/>
          <w:sz w:val="20"/>
          <w:szCs w:val="20"/>
        </w:rPr>
        <w:t>On initial visual inspection</w:t>
      </w:r>
      <w:r w:rsidR="3B78B155" w:rsidRPr="3CD3D158">
        <w:rPr>
          <w:rFonts w:ascii="LMRoman10-Regular" w:eastAsia="LMRoman10-Regular" w:hAnsi="LMRoman10-Regular" w:cs="LMRoman10-Regular"/>
          <w:sz w:val="20"/>
          <w:szCs w:val="20"/>
        </w:rPr>
        <w:t xml:space="preserve">, </w:t>
      </w:r>
      <w:r w:rsidR="63B39FCF" w:rsidRPr="3CD3D158">
        <w:rPr>
          <w:rFonts w:ascii="LMRoman10-Regular" w:eastAsia="LMRoman10-Regular" w:hAnsi="LMRoman10-Regular" w:cs="LMRoman10-Regular"/>
          <w:sz w:val="20"/>
          <w:szCs w:val="20"/>
        </w:rPr>
        <w:t xml:space="preserve">the data showed some missing values. From R, we dropped three </w:t>
      </w:r>
      <w:r w:rsidR="6D6E7D91" w:rsidRPr="3CD3D158">
        <w:rPr>
          <w:rFonts w:ascii="LMRoman10-Regular" w:eastAsia="LMRoman10-Regular" w:hAnsi="LMRoman10-Regular" w:cs="LMRoman10-Regular"/>
          <w:sz w:val="20"/>
          <w:szCs w:val="20"/>
        </w:rPr>
        <w:t>variables:</w:t>
      </w:r>
      <w:r w:rsidR="63B39FCF" w:rsidRPr="3CD3D158">
        <w:rPr>
          <w:rFonts w:ascii="LMRoman10-Regular" w:eastAsia="LMRoman10-Regular" w:hAnsi="LMRoman10-Regular" w:cs="LMRoman10-Regular"/>
          <w:sz w:val="20"/>
          <w:szCs w:val="20"/>
        </w:rPr>
        <w:t xml:space="preserve"> alcohol, total expenditure, and percent expenditure. </w:t>
      </w:r>
      <w:r w:rsidR="1E7CED4B" w:rsidRPr="3CD3D158">
        <w:rPr>
          <w:rFonts w:ascii="LMRoman10-Regular" w:eastAsia="LMRoman10-Regular" w:hAnsi="LMRoman10-Regular" w:cs="LMRoman10-Regular"/>
          <w:sz w:val="20"/>
          <w:szCs w:val="20"/>
        </w:rPr>
        <w:t>We were left</w:t>
      </w:r>
      <w:r w:rsidR="63B39FCF" w:rsidRPr="3CD3D158">
        <w:rPr>
          <w:rFonts w:ascii="LMRoman10-Regular" w:eastAsia="LMRoman10-Regular" w:hAnsi="LMRoman10-Regular" w:cs="LMRoman10-Regular"/>
          <w:sz w:val="20"/>
          <w:szCs w:val="20"/>
        </w:rPr>
        <w:t xml:space="preserve"> with 16 predictor variables for life expectancy. </w:t>
      </w:r>
      <w:r w:rsidR="54E2B9B2" w:rsidRPr="3CD3D158">
        <w:rPr>
          <w:rFonts w:ascii="LMRoman10-Regular" w:eastAsia="LMRoman10-Regular" w:hAnsi="LMRoman10-Regular" w:cs="LMRoman10-Regular"/>
          <w:sz w:val="20"/>
          <w:szCs w:val="20"/>
        </w:rPr>
        <w:t xml:space="preserve">The data is available for 130 Countries for the following variables:  </w:t>
      </w:r>
    </w:p>
    <w:p w14:paraId="6B1EFA6E" w14:textId="6E27A7D0" w:rsidR="51EC3406" w:rsidRDefault="21E28BF9" w:rsidP="3CD3D158">
      <w:pPr>
        <w:rPr>
          <w:rFonts w:ascii="LMRoman10-Regular" w:eastAsia="LMRoman10-Regular" w:hAnsi="LMRoman10-Regular" w:cs="LMRoman10-Regular"/>
          <w:sz w:val="20"/>
          <w:szCs w:val="20"/>
        </w:rPr>
      </w:pPr>
      <w:r w:rsidRPr="3CD3D158">
        <w:rPr>
          <w:rFonts w:ascii="LMRoman10-Regular" w:hAnsi="LMRoman10-Regular" w:cs="LMRoman10-Regular"/>
          <w:sz w:val="20"/>
          <w:szCs w:val="20"/>
        </w:rPr>
        <w:t>Y = Life Expectancy</w:t>
      </w:r>
      <w:r w:rsidR="708AD17D" w:rsidRPr="3CD3D158">
        <w:rPr>
          <w:rFonts w:ascii="LMRoman10-Regular" w:hAnsi="LMRoman10-Regular" w:cs="LMRoman10-Regular"/>
          <w:sz w:val="20"/>
          <w:szCs w:val="20"/>
        </w:rPr>
        <w:t xml:space="preserve">, </w:t>
      </w:r>
      <w:r w:rsidR="1C8E7973" w:rsidRPr="3CD3D158">
        <w:rPr>
          <w:rFonts w:ascii="LMRoman10-Regular" w:hAnsi="LMRoman10-Regular" w:cs="LMRoman10-Regular"/>
          <w:sz w:val="20"/>
          <w:szCs w:val="20"/>
        </w:rPr>
        <w:t xml:space="preserve">X1 </w:t>
      </w:r>
      <w:r w:rsidR="30E1BC3C" w:rsidRPr="3CD3D158">
        <w:rPr>
          <w:rFonts w:ascii="LMRoman10-Regular" w:hAnsi="LMRoman10-Regular" w:cs="LMRoman10-Regular"/>
          <w:sz w:val="20"/>
          <w:szCs w:val="20"/>
        </w:rPr>
        <w:t xml:space="preserve">= </w:t>
      </w:r>
      <w:r w:rsidR="1FD0998A" w:rsidRPr="3CD3D158">
        <w:rPr>
          <w:rFonts w:ascii="LMRoman10-Regular" w:hAnsi="LMRoman10-Regular" w:cs="LMRoman10-Regular"/>
          <w:sz w:val="20"/>
          <w:szCs w:val="20"/>
        </w:rPr>
        <w:t>Adult mortality</w:t>
      </w:r>
      <w:r w:rsidR="2C87BA2C" w:rsidRPr="3CD3D158">
        <w:rPr>
          <w:rFonts w:ascii="LMRoman10-Regular" w:hAnsi="LMRoman10-Regular" w:cs="LMRoman10-Regular"/>
          <w:sz w:val="20"/>
          <w:szCs w:val="20"/>
        </w:rPr>
        <w:t>,</w:t>
      </w:r>
      <w:r w:rsidR="39818679" w:rsidRPr="3CD3D158">
        <w:rPr>
          <w:rFonts w:ascii="LMRoman10-Regular" w:hAnsi="LMRoman10-Regular" w:cs="LMRoman10-Regular"/>
          <w:sz w:val="20"/>
          <w:szCs w:val="20"/>
        </w:rPr>
        <w:t xml:space="preserve"> </w:t>
      </w:r>
      <w:r w:rsidR="7ACC9F28" w:rsidRPr="3CD3D158">
        <w:rPr>
          <w:rFonts w:ascii="LMRoman10-Regular" w:hAnsi="LMRoman10-Regular" w:cs="LMRoman10-Regular"/>
          <w:sz w:val="20"/>
          <w:szCs w:val="20"/>
        </w:rPr>
        <w:t>X</w:t>
      </w:r>
      <w:r w:rsidR="045DE454" w:rsidRPr="3CD3D158">
        <w:rPr>
          <w:rFonts w:ascii="LMRoman10-Regular" w:hAnsi="LMRoman10-Regular" w:cs="LMRoman10-Regular"/>
          <w:sz w:val="20"/>
          <w:szCs w:val="20"/>
        </w:rPr>
        <w:t>2</w:t>
      </w:r>
      <w:r w:rsidR="68CEC0F8"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Infant deaths</w:t>
      </w:r>
      <w:r w:rsidR="209384D1" w:rsidRPr="3CD3D158">
        <w:rPr>
          <w:rFonts w:ascii="LMRoman10-Regular" w:hAnsi="LMRoman10-Regular" w:cs="LMRoman10-Regular"/>
          <w:sz w:val="20"/>
          <w:szCs w:val="20"/>
        </w:rPr>
        <w:t>,</w:t>
      </w:r>
      <w:r w:rsidR="09DDE4F6" w:rsidRPr="3CD3D158">
        <w:rPr>
          <w:rFonts w:ascii="LMRoman10-Regular" w:hAnsi="LMRoman10-Regular" w:cs="LMRoman10-Regular"/>
          <w:sz w:val="20"/>
          <w:szCs w:val="20"/>
        </w:rPr>
        <w:t xml:space="preserve"> </w:t>
      </w:r>
      <w:r w:rsidR="5948FF41" w:rsidRPr="3CD3D158">
        <w:rPr>
          <w:rFonts w:ascii="LMRoman10-Regular" w:hAnsi="LMRoman10-Regular" w:cs="LMRoman10-Regular"/>
          <w:sz w:val="20"/>
          <w:szCs w:val="20"/>
        </w:rPr>
        <w:t>X</w:t>
      </w:r>
      <w:r w:rsidR="36863CA8" w:rsidRPr="3CD3D158">
        <w:rPr>
          <w:rFonts w:ascii="LMRoman10-Regular" w:hAnsi="LMRoman10-Regular" w:cs="LMRoman10-Regular"/>
          <w:sz w:val="20"/>
          <w:szCs w:val="20"/>
        </w:rPr>
        <w:t>3</w:t>
      </w:r>
      <w:r w:rsidR="5948FF41"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Hepatitis B</w:t>
      </w:r>
      <w:r w:rsidR="3D305CCA" w:rsidRPr="3CD3D158">
        <w:rPr>
          <w:rFonts w:ascii="LMRoman10-Regular" w:hAnsi="LMRoman10-Regular" w:cs="LMRoman10-Regular"/>
          <w:sz w:val="20"/>
          <w:szCs w:val="20"/>
        </w:rPr>
        <w:t xml:space="preserve">, </w:t>
      </w:r>
      <w:r w:rsidR="4F40D695" w:rsidRPr="3CD3D158">
        <w:rPr>
          <w:rFonts w:ascii="LMRoman10-Regular" w:hAnsi="LMRoman10-Regular" w:cs="LMRoman10-Regular"/>
          <w:sz w:val="20"/>
          <w:szCs w:val="20"/>
        </w:rPr>
        <w:t>X</w:t>
      </w:r>
      <w:r w:rsidR="404D6569" w:rsidRPr="3CD3D158">
        <w:rPr>
          <w:rFonts w:ascii="LMRoman10-Regular" w:hAnsi="LMRoman10-Regular" w:cs="LMRoman10-Regular"/>
          <w:sz w:val="20"/>
          <w:szCs w:val="20"/>
        </w:rPr>
        <w:t>4</w:t>
      </w:r>
      <w:r w:rsidR="4F40D695"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Measles</w:t>
      </w:r>
      <w:r w:rsidR="1597026F" w:rsidRPr="3CD3D158">
        <w:rPr>
          <w:rFonts w:ascii="LMRoman10-Regular" w:hAnsi="LMRoman10-Regular" w:cs="LMRoman10-Regular"/>
          <w:sz w:val="20"/>
          <w:szCs w:val="20"/>
        </w:rPr>
        <w:t>,</w:t>
      </w:r>
      <w:r w:rsidR="2335F306" w:rsidRPr="3CD3D158">
        <w:rPr>
          <w:rFonts w:ascii="LMRoman10-Regular" w:hAnsi="LMRoman10-Regular" w:cs="LMRoman10-Regular"/>
          <w:sz w:val="20"/>
          <w:szCs w:val="20"/>
        </w:rPr>
        <w:t xml:space="preserve"> </w:t>
      </w:r>
      <w:r w:rsidR="6F302139" w:rsidRPr="3CD3D158">
        <w:rPr>
          <w:rFonts w:ascii="LMRoman10-Regular" w:hAnsi="LMRoman10-Regular" w:cs="LMRoman10-Regular"/>
          <w:sz w:val="20"/>
          <w:szCs w:val="20"/>
        </w:rPr>
        <w:t>X</w:t>
      </w:r>
      <w:r w:rsidR="404D6569" w:rsidRPr="3CD3D158">
        <w:rPr>
          <w:rFonts w:ascii="LMRoman10-Regular" w:hAnsi="LMRoman10-Regular" w:cs="LMRoman10-Regular"/>
          <w:sz w:val="20"/>
          <w:szCs w:val="20"/>
        </w:rPr>
        <w:t>5</w:t>
      </w:r>
      <w:r w:rsidR="6F302139"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BMI</w:t>
      </w:r>
      <w:r w:rsidR="4EC66621" w:rsidRPr="3CD3D158">
        <w:rPr>
          <w:rFonts w:ascii="LMRoman10-Regular" w:hAnsi="LMRoman10-Regular" w:cs="LMRoman10-Regular"/>
          <w:sz w:val="20"/>
          <w:szCs w:val="20"/>
        </w:rPr>
        <w:t xml:space="preserve">, </w:t>
      </w:r>
      <w:r w:rsidR="10FEF379" w:rsidRPr="3CD3D158">
        <w:rPr>
          <w:rFonts w:ascii="LMRoman10-Regular" w:hAnsi="LMRoman10-Regular" w:cs="LMRoman10-Regular"/>
          <w:sz w:val="20"/>
          <w:szCs w:val="20"/>
        </w:rPr>
        <w:t>X</w:t>
      </w:r>
      <w:r w:rsidR="6514C64C" w:rsidRPr="3CD3D158">
        <w:rPr>
          <w:rFonts w:ascii="LMRoman10-Regular" w:hAnsi="LMRoman10-Regular" w:cs="LMRoman10-Regular"/>
          <w:sz w:val="20"/>
          <w:szCs w:val="20"/>
        </w:rPr>
        <w:t>6</w:t>
      </w:r>
      <w:r w:rsidR="10FEF379"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Under-five deaths</w:t>
      </w:r>
      <w:r w:rsidR="1D630E24" w:rsidRPr="3CD3D158">
        <w:rPr>
          <w:rFonts w:ascii="LMRoman10-Regular" w:hAnsi="LMRoman10-Regular" w:cs="LMRoman10-Regular"/>
          <w:sz w:val="20"/>
          <w:szCs w:val="20"/>
        </w:rPr>
        <w:t xml:space="preserve">, </w:t>
      </w:r>
      <w:r w:rsidR="3D2E6F46" w:rsidRPr="3CD3D158">
        <w:rPr>
          <w:rFonts w:ascii="LMRoman10-Regular" w:hAnsi="LMRoman10-Regular" w:cs="LMRoman10-Regular"/>
          <w:sz w:val="20"/>
          <w:szCs w:val="20"/>
        </w:rPr>
        <w:t>X</w:t>
      </w:r>
      <w:r w:rsidR="7FD26117" w:rsidRPr="3CD3D158">
        <w:rPr>
          <w:rFonts w:ascii="LMRoman10-Regular" w:hAnsi="LMRoman10-Regular" w:cs="LMRoman10-Regular"/>
          <w:sz w:val="20"/>
          <w:szCs w:val="20"/>
        </w:rPr>
        <w:t>7</w:t>
      </w:r>
      <w:r w:rsidR="3D2E6F46"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Polio</w:t>
      </w:r>
      <w:r w:rsidR="2A6C38D8" w:rsidRPr="3CD3D158">
        <w:rPr>
          <w:rFonts w:ascii="LMRoman10-Regular" w:hAnsi="LMRoman10-Regular" w:cs="LMRoman10-Regular"/>
          <w:sz w:val="20"/>
          <w:szCs w:val="20"/>
        </w:rPr>
        <w:t xml:space="preserve">, </w:t>
      </w:r>
      <w:r w:rsidR="56F4AC21" w:rsidRPr="3CD3D158">
        <w:rPr>
          <w:rFonts w:ascii="LMRoman10-Regular" w:hAnsi="LMRoman10-Regular" w:cs="LMRoman10-Regular"/>
          <w:sz w:val="20"/>
          <w:szCs w:val="20"/>
        </w:rPr>
        <w:t>X</w:t>
      </w:r>
      <w:r w:rsidR="206AB52C" w:rsidRPr="3CD3D158">
        <w:rPr>
          <w:rFonts w:ascii="LMRoman10-Regular" w:hAnsi="LMRoman10-Regular" w:cs="LMRoman10-Regular"/>
          <w:sz w:val="20"/>
          <w:szCs w:val="20"/>
        </w:rPr>
        <w:t>8</w:t>
      </w:r>
      <w:r w:rsidR="56F4AC21"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Diphtheria</w:t>
      </w:r>
      <w:r w:rsidR="25362679" w:rsidRPr="3CD3D158">
        <w:rPr>
          <w:rFonts w:ascii="LMRoman10-Regular" w:hAnsi="LMRoman10-Regular" w:cs="LMRoman10-Regular"/>
          <w:sz w:val="20"/>
          <w:szCs w:val="20"/>
        </w:rPr>
        <w:t xml:space="preserve">, </w:t>
      </w:r>
      <w:r w:rsidR="41F31FCD" w:rsidRPr="3CD3D158">
        <w:rPr>
          <w:rFonts w:ascii="LMRoman10-Regular" w:hAnsi="LMRoman10-Regular" w:cs="LMRoman10-Regular"/>
          <w:sz w:val="20"/>
          <w:szCs w:val="20"/>
        </w:rPr>
        <w:t>X</w:t>
      </w:r>
      <w:r w:rsidR="4742A5D8" w:rsidRPr="3CD3D158">
        <w:rPr>
          <w:rFonts w:ascii="LMRoman10-Regular" w:hAnsi="LMRoman10-Regular" w:cs="LMRoman10-Regular"/>
          <w:sz w:val="20"/>
          <w:szCs w:val="20"/>
        </w:rPr>
        <w:t>9</w:t>
      </w:r>
      <w:r w:rsidR="41F31FCD"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HIV/AIDS</w:t>
      </w:r>
      <w:r w:rsidR="20FDFB01" w:rsidRPr="3CD3D158">
        <w:rPr>
          <w:rFonts w:ascii="LMRoman10-Regular" w:hAnsi="LMRoman10-Regular" w:cs="LMRoman10-Regular"/>
          <w:sz w:val="20"/>
          <w:szCs w:val="20"/>
        </w:rPr>
        <w:t xml:space="preserve">, </w:t>
      </w:r>
      <w:r w:rsidR="7DD0E6CC" w:rsidRPr="3CD3D158">
        <w:rPr>
          <w:rFonts w:ascii="LMRoman10-Regular" w:hAnsi="LMRoman10-Regular" w:cs="LMRoman10-Regular"/>
          <w:sz w:val="20"/>
          <w:szCs w:val="20"/>
        </w:rPr>
        <w:t>X</w:t>
      </w:r>
      <w:r w:rsidR="38CB302D" w:rsidRPr="3CD3D158">
        <w:rPr>
          <w:rFonts w:ascii="LMRoman10-Regular" w:hAnsi="LMRoman10-Regular" w:cs="LMRoman10-Regular"/>
          <w:sz w:val="20"/>
          <w:szCs w:val="20"/>
        </w:rPr>
        <w:t>10</w:t>
      </w:r>
      <w:r w:rsidR="7DD0E6CC"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GDP</w:t>
      </w:r>
      <w:r w:rsidR="5FA71F95" w:rsidRPr="3CD3D158">
        <w:rPr>
          <w:rFonts w:ascii="LMRoman10-Regular" w:hAnsi="LMRoman10-Regular" w:cs="LMRoman10-Regular"/>
          <w:sz w:val="20"/>
          <w:szCs w:val="20"/>
        </w:rPr>
        <w:t xml:space="preserve">, </w:t>
      </w:r>
      <w:r w:rsidR="490DC286" w:rsidRPr="3CD3D158">
        <w:rPr>
          <w:rFonts w:ascii="LMRoman10-Regular" w:hAnsi="LMRoman10-Regular" w:cs="LMRoman10-Regular"/>
          <w:sz w:val="20"/>
          <w:szCs w:val="20"/>
        </w:rPr>
        <w:t>X</w:t>
      </w:r>
      <w:r w:rsidR="33C574BE" w:rsidRPr="3CD3D158">
        <w:rPr>
          <w:rFonts w:ascii="LMRoman10-Regular" w:hAnsi="LMRoman10-Regular" w:cs="LMRoman10-Regular"/>
          <w:sz w:val="20"/>
          <w:szCs w:val="20"/>
        </w:rPr>
        <w:t>11</w:t>
      </w:r>
      <w:r w:rsidR="490DC286"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Population</w:t>
      </w:r>
      <w:r w:rsidR="5634B398" w:rsidRPr="3CD3D158">
        <w:rPr>
          <w:rFonts w:ascii="LMRoman10-Regular" w:hAnsi="LMRoman10-Regular" w:cs="LMRoman10-Regular"/>
          <w:sz w:val="20"/>
          <w:szCs w:val="20"/>
        </w:rPr>
        <w:t xml:space="preserve">, </w:t>
      </w:r>
      <w:r w:rsidR="4B22A9B7" w:rsidRPr="3CD3D158">
        <w:rPr>
          <w:rFonts w:ascii="LMRoman10-Regular" w:hAnsi="LMRoman10-Regular" w:cs="LMRoman10-Regular"/>
          <w:sz w:val="20"/>
          <w:szCs w:val="20"/>
        </w:rPr>
        <w:t>X</w:t>
      </w:r>
      <w:r w:rsidR="7147DDBF" w:rsidRPr="3CD3D158">
        <w:rPr>
          <w:rFonts w:ascii="LMRoman10-Regular" w:hAnsi="LMRoman10-Regular" w:cs="LMRoman10-Regular"/>
          <w:sz w:val="20"/>
          <w:szCs w:val="20"/>
        </w:rPr>
        <w:t>12</w:t>
      </w:r>
      <w:r w:rsidR="4B22A9B7"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Thinness 1-19 years</w:t>
      </w:r>
      <w:r w:rsidR="440A29D1" w:rsidRPr="3CD3D158">
        <w:rPr>
          <w:rFonts w:ascii="LMRoman10-Regular" w:hAnsi="LMRoman10-Regular" w:cs="LMRoman10-Regular"/>
          <w:sz w:val="20"/>
          <w:szCs w:val="20"/>
        </w:rPr>
        <w:t xml:space="preserve">, </w:t>
      </w:r>
      <w:r w:rsidR="2E9BDED9" w:rsidRPr="3CD3D158">
        <w:rPr>
          <w:rFonts w:ascii="LMRoman10-Regular" w:hAnsi="LMRoman10-Regular" w:cs="LMRoman10-Regular"/>
          <w:sz w:val="20"/>
          <w:szCs w:val="20"/>
        </w:rPr>
        <w:t>X</w:t>
      </w:r>
      <w:r w:rsidR="6831916F" w:rsidRPr="3CD3D158">
        <w:rPr>
          <w:rFonts w:ascii="LMRoman10-Regular" w:hAnsi="LMRoman10-Regular" w:cs="LMRoman10-Regular"/>
          <w:sz w:val="20"/>
          <w:szCs w:val="20"/>
        </w:rPr>
        <w:t>13</w:t>
      </w:r>
      <w:r w:rsidR="2E9BDED9"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Thinness 5-9 years</w:t>
      </w:r>
      <w:r w:rsidR="35964D13" w:rsidRPr="3CD3D158">
        <w:rPr>
          <w:rFonts w:ascii="LMRoman10-Regular" w:hAnsi="LMRoman10-Regular" w:cs="LMRoman10-Regular"/>
          <w:sz w:val="20"/>
          <w:szCs w:val="20"/>
        </w:rPr>
        <w:t xml:space="preserve">, </w:t>
      </w:r>
      <w:r w:rsidR="0EB8A9B1" w:rsidRPr="3CD3D158">
        <w:rPr>
          <w:rFonts w:ascii="LMRoman10-Regular" w:hAnsi="LMRoman10-Regular" w:cs="LMRoman10-Regular"/>
          <w:sz w:val="20"/>
          <w:szCs w:val="20"/>
        </w:rPr>
        <w:t>X</w:t>
      </w:r>
      <w:r w:rsidR="52A3E049" w:rsidRPr="3CD3D158">
        <w:rPr>
          <w:rFonts w:ascii="LMRoman10-Regular" w:hAnsi="LMRoman10-Regular" w:cs="LMRoman10-Regular"/>
          <w:sz w:val="20"/>
          <w:szCs w:val="20"/>
        </w:rPr>
        <w:t>14</w:t>
      </w:r>
      <w:r w:rsidR="0EB8A9B1"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Income composition of resources</w:t>
      </w:r>
      <w:r w:rsidR="7FD27E23" w:rsidRPr="3CD3D158">
        <w:rPr>
          <w:rFonts w:ascii="LMRoman10-Regular" w:hAnsi="LMRoman10-Regular" w:cs="LMRoman10-Regular"/>
          <w:sz w:val="20"/>
          <w:szCs w:val="20"/>
        </w:rPr>
        <w:t>,</w:t>
      </w:r>
      <w:r w:rsidR="60230144" w:rsidRPr="3CD3D158">
        <w:rPr>
          <w:rFonts w:ascii="LMRoman10-Regular" w:hAnsi="LMRoman10-Regular" w:cs="LMRoman10-Regular"/>
          <w:sz w:val="20"/>
          <w:szCs w:val="20"/>
        </w:rPr>
        <w:t xml:space="preserve"> </w:t>
      </w:r>
      <w:r w:rsidR="7856C73B" w:rsidRPr="3CD3D158">
        <w:rPr>
          <w:rFonts w:ascii="LMRoman10-Regular" w:hAnsi="LMRoman10-Regular" w:cs="LMRoman10-Regular"/>
          <w:sz w:val="20"/>
          <w:szCs w:val="20"/>
        </w:rPr>
        <w:t>X</w:t>
      </w:r>
      <w:r w:rsidR="6AA10A5A" w:rsidRPr="3CD3D158">
        <w:rPr>
          <w:rFonts w:ascii="LMRoman10-Regular" w:hAnsi="LMRoman10-Regular" w:cs="LMRoman10-Regular"/>
          <w:sz w:val="20"/>
          <w:szCs w:val="20"/>
        </w:rPr>
        <w:t>15</w:t>
      </w:r>
      <w:r w:rsidR="7856C73B" w:rsidRPr="3CD3D158">
        <w:rPr>
          <w:rFonts w:ascii="LMRoman10-Regular" w:hAnsi="LMRoman10-Regular" w:cs="LMRoman10-Regular"/>
          <w:sz w:val="20"/>
          <w:szCs w:val="20"/>
        </w:rPr>
        <w:t xml:space="preserve"> = </w:t>
      </w:r>
      <w:r w:rsidR="1FD0998A" w:rsidRPr="3CD3D158">
        <w:rPr>
          <w:rFonts w:ascii="LMRoman10-Regular" w:hAnsi="LMRoman10-Regular" w:cs="LMRoman10-Regular"/>
          <w:sz w:val="20"/>
          <w:szCs w:val="20"/>
        </w:rPr>
        <w:t>Schooling</w:t>
      </w:r>
      <w:r w:rsidR="7CF1860B" w:rsidRPr="3CD3D158">
        <w:rPr>
          <w:rFonts w:ascii="LMRoman10-Regular" w:hAnsi="LMRoman10-Regular" w:cs="LMRoman10-Regular"/>
          <w:sz w:val="20"/>
          <w:szCs w:val="20"/>
        </w:rPr>
        <w:t xml:space="preserve">, </w:t>
      </w:r>
      <w:r w:rsidR="5A4D6C66" w:rsidRPr="3CD3D158">
        <w:rPr>
          <w:rFonts w:ascii="LMRoman10-Regular" w:hAnsi="LMRoman10-Regular" w:cs="LMRoman10-Regular"/>
          <w:sz w:val="20"/>
          <w:szCs w:val="20"/>
        </w:rPr>
        <w:t>X16 = S</w:t>
      </w:r>
      <w:r w:rsidR="1FD0998A" w:rsidRPr="3CD3D158">
        <w:rPr>
          <w:rFonts w:ascii="LMRoman10-Regular" w:eastAsia="LMRoman10-Regular" w:hAnsi="LMRoman10-Regular" w:cs="LMRoman10-Regular"/>
          <w:sz w:val="20"/>
          <w:szCs w:val="20"/>
        </w:rPr>
        <w:t>tatus</w:t>
      </w:r>
      <w:r w:rsidR="3BD76C8A" w:rsidRPr="3CD3D158">
        <w:rPr>
          <w:rFonts w:ascii="LMRoman10-Regular" w:eastAsia="LMRoman10-Regular" w:hAnsi="LMRoman10-Regular" w:cs="LMRoman10-Regular"/>
          <w:sz w:val="20"/>
          <w:szCs w:val="20"/>
        </w:rPr>
        <w:t>.</w:t>
      </w:r>
      <w:r w:rsidR="2BEB2268" w:rsidRPr="3CD3D158">
        <w:rPr>
          <w:rFonts w:ascii="LMRoman10-Regular" w:eastAsia="LMRoman10-Regular" w:hAnsi="LMRoman10-Regular" w:cs="LMRoman10-Regular"/>
          <w:sz w:val="20"/>
          <w:szCs w:val="20"/>
        </w:rPr>
        <w:t xml:space="preserve"> </w:t>
      </w:r>
    </w:p>
    <w:p w14:paraId="11EA2E02" w14:textId="6D192A41" w:rsidR="51EC3406" w:rsidRDefault="51EC3406" w:rsidP="3CD3D158">
      <w:pPr>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The d</w:t>
      </w:r>
      <w:r w:rsidR="2A1C58B6" w:rsidRPr="3CD3D158">
        <w:rPr>
          <w:rFonts w:ascii="LMRoman10-Regular" w:eastAsia="LMRoman10-Regular" w:hAnsi="LMRoman10-Regular" w:cs="LMRoman10-Regular"/>
          <w:sz w:val="20"/>
          <w:szCs w:val="20"/>
        </w:rPr>
        <w:t xml:space="preserve">ata </w:t>
      </w:r>
      <w:r w:rsidR="1A6B370C" w:rsidRPr="3CD3D158">
        <w:rPr>
          <w:rFonts w:ascii="LMRoman10-Regular" w:eastAsia="LMRoman10-Regular" w:hAnsi="LMRoman10-Regular" w:cs="LMRoman10-Regular"/>
          <w:sz w:val="20"/>
          <w:szCs w:val="20"/>
        </w:rPr>
        <w:t>is available at</w:t>
      </w:r>
      <w:r w:rsidR="23A141BE" w:rsidRPr="3CD3D158">
        <w:rPr>
          <w:rFonts w:ascii="LMRoman10-Regular" w:eastAsia="LMRoman10-Regular" w:hAnsi="LMRoman10-Regular" w:cs="LMRoman10-Regular"/>
          <w:sz w:val="20"/>
          <w:szCs w:val="20"/>
        </w:rPr>
        <w:t xml:space="preserve"> </w:t>
      </w:r>
      <w:hyperlink r:id="rId8">
        <w:r w:rsidR="27493C5C" w:rsidRPr="3CD3D158">
          <w:rPr>
            <w:rStyle w:val="Hyperlink"/>
            <w:rFonts w:ascii="LMRoman10-Regular" w:eastAsia="LMRoman10-Regular" w:hAnsi="LMRoman10-Regular" w:cs="LMRoman10-Regular"/>
            <w:sz w:val="20"/>
            <w:szCs w:val="20"/>
          </w:rPr>
          <w:t>https://www.kaggle.com/kumarajarshi/life-expectancy-who</w:t>
        </w:r>
      </w:hyperlink>
      <w:r w:rsidR="27493C5C" w:rsidRPr="3CD3D158">
        <w:rPr>
          <w:rFonts w:ascii="LMRoman10-Regular" w:eastAsia="LMRoman10-Regular" w:hAnsi="LMRoman10-Regular" w:cs="LMRoman10-Regular"/>
          <w:sz w:val="20"/>
          <w:szCs w:val="20"/>
        </w:rPr>
        <w:t>.</w:t>
      </w:r>
    </w:p>
    <w:p w14:paraId="40D5346A" w14:textId="5A5F5BF1" w:rsidR="5551D856" w:rsidRDefault="5551D856" w:rsidP="5F7B80B4">
      <w:pPr>
        <w:rPr>
          <w:rFonts w:ascii="LMRoman10-Regular" w:eastAsia="LMRoman10-Regular" w:hAnsi="LMRoman10-Regular" w:cs="LMRoman10-Regular"/>
          <w:sz w:val="20"/>
          <w:szCs w:val="20"/>
        </w:rPr>
      </w:pPr>
      <w:r w:rsidRPr="5F7B80B4">
        <w:rPr>
          <w:rFonts w:ascii="LMRoman10-Regular" w:eastAsia="LMRoman10-Regular" w:hAnsi="LMRoman10-Regular" w:cs="LMRoman10-Regular"/>
          <w:i/>
          <w:iCs/>
          <w:sz w:val="20"/>
          <w:szCs w:val="20"/>
        </w:rPr>
        <w:t xml:space="preserve">Data visualization </w:t>
      </w:r>
    </w:p>
    <w:p w14:paraId="64279C66" w14:textId="5AED94D5" w:rsidR="5B9807B4" w:rsidRDefault="5B9807B4" w:rsidP="1189A1A0">
      <w:pPr>
        <w:rPr>
          <w:rFonts w:ascii="LMRoman10-Regular" w:eastAsia="LMRoman10-Regular" w:hAnsi="LMRoman10-Regular" w:cs="LMRoman10-Regular"/>
          <w:sz w:val="20"/>
          <w:szCs w:val="20"/>
        </w:rPr>
      </w:pPr>
      <w:r w:rsidRPr="1189A1A0">
        <w:rPr>
          <w:rFonts w:ascii="LMRoman10-Regular" w:eastAsia="LMRoman10-Regular" w:hAnsi="LMRoman10-Regular" w:cs="LMRoman10-Regular"/>
          <w:sz w:val="20"/>
          <w:szCs w:val="20"/>
        </w:rPr>
        <w:t xml:space="preserve">Fitting a regression model to the data with all predictor variables in the model, we get the initial model: </w:t>
      </w:r>
    </w:p>
    <w:p w14:paraId="72E3B377" w14:textId="66138290" w:rsidR="5B9807B4" w:rsidRDefault="5B9807B4" w:rsidP="1189A1A0">
      <w:pPr>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 xml:space="preserve">Y = </w:t>
      </w:r>
      <w:r w:rsidR="4D270E79"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0 + </w:t>
      </w:r>
      <w:r w:rsidR="1C5F4408"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1X1 + </w:t>
      </w:r>
      <w:r w:rsidR="69AF0B72"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2X2 + + </w:t>
      </w:r>
      <w:r w:rsidR="4675A158"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3X3 + </w:t>
      </w:r>
      <w:r w:rsidR="620FD35C"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4X4 + </w:t>
      </w:r>
      <w:r w:rsidR="04A8ED9C"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5X5 + </w:t>
      </w:r>
      <w:r w:rsidR="3D57D07E"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6X6 + </w:t>
      </w:r>
      <w:r w:rsidR="452BB11F"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7X</w:t>
      </w:r>
      <w:r w:rsidR="4C14A54F" w:rsidRPr="3CD3D158">
        <w:rPr>
          <w:rFonts w:ascii="LMRoman10-Regular" w:eastAsia="LMRoman10-Regular" w:hAnsi="LMRoman10-Regular" w:cs="LMRoman10-Regular"/>
          <w:sz w:val="20"/>
          <w:szCs w:val="20"/>
        </w:rPr>
        <w:t>7</w:t>
      </w:r>
      <w:r w:rsidRPr="3CD3D158">
        <w:rPr>
          <w:rFonts w:ascii="LMRoman10-Regular" w:eastAsia="LMRoman10-Regular" w:hAnsi="LMRoman10-Regular" w:cs="LMRoman10-Regular"/>
          <w:sz w:val="20"/>
          <w:szCs w:val="20"/>
        </w:rPr>
        <w:t xml:space="preserve"> + </w:t>
      </w:r>
      <w:r w:rsidR="145E683B" w:rsidRPr="3CD3D158">
        <w:rPr>
          <w:rFonts w:ascii="LMRoman10-Regular" w:eastAsia="LMRoman10-Regular" w:hAnsi="LMRoman10-Regular" w:cs="LMRoman10-Regular"/>
          <w:sz w:val="20"/>
          <w:szCs w:val="20"/>
        </w:rPr>
        <w:t>β</w:t>
      </w:r>
      <w:r w:rsidR="77FB5444" w:rsidRPr="3CD3D158">
        <w:rPr>
          <w:rFonts w:ascii="LMRoman10-Regular" w:eastAsia="LMRoman10-Regular" w:hAnsi="LMRoman10-Regular" w:cs="LMRoman10-Regular"/>
          <w:sz w:val="20"/>
          <w:szCs w:val="20"/>
        </w:rPr>
        <w:t>8</w:t>
      </w:r>
      <w:r w:rsidRPr="3CD3D158">
        <w:rPr>
          <w:rFonts w:ascii="LMRoman10-Regular" w:eastAsia="LMRoman10-Regular" w:hAnsi="LMRoman10-Regular" w:cs="LMRoman10-Regular"/>
          <w:sz w:val="20"/>
          <w:szCs w:val="20"/>
        </w:rPr>
        <w:t>X</w:t>
      </w:r>
      <w:r w:rsidR="6F0584B6" w:rsidRPr="3CD3D158">
        <w:rPr>
          <w:rFonts w:ascii="LMRoman10-Regular" w:eastAsia="LMRoman10-Regular" w:hAnsi="LMRoman10-Regular" w:cs="LMRoman10-Regular"/>
          <w:sz w:val="20"/>
          <w:szCs w:val="20"/>
        </w:rPr>
        <w:t>8</w:t>
      </w:r>
      <w:r w:rsidRPr="3CD3D158">
        <w:rPr>
          <w:rFonts w:ascii="LMRoman10-Regular" w:eastAsia="LMRoman10-Regular" w:hAnsi="LMRoman10-Regular" w:cs="LMRoman10-Regular"/>
          <w:sz w:val="20"/>
          <w:szCs w:val="20"/>
        </w:rPr>
        <w:t xml:space="preserve"> + </w:t>
      </w:r>
      <w:r w:rsidR="5E771EE6" w:rsidRPr="3CD3D158">
        <w:rPr>
          <w:rFonts w:ascii="LMRoman10-Regular" w:eastAsia="LMRoman10-Regular" w:hAnsi="LMRoman10-Regular" w:cs="LMRoman10-Regular"/>
          <w:sz w:val="20"/>
          <w:szCs w:val="20"/>
        </w:rPr>
        <w:t>β</w:t>
      </w:r>
      <w:r w:rsidR="42D6FC4A" w:rsidRPr="3CD3D158">
        <w:rPr>
          <w:rFonts w:ascii="LMRoman10-Regular" w:eastAsia="LMRoman10-Regular" w:hAnsi="LMRoman10-Regular" w:cs="LMRoman10-Regular"/>
          <w:sz w:val="20"/>
          <w:szCs w:val="20"/>
        </w:rPr>
        <w:t>9</w:t>
      </w:r>
      <w:r w:rsidRPr="3CD3D158">
        <w:rPr>
          <w:rFonts w:ascii="LMRoman10-Regular" w:eastAsia="LMRoman10-Regular" w:hAnsi="LMRoman10-Regular" w:cs="LMRoman10-Regular"/>
          <w:sz w:val="20"/>
          <w:szCs w:val="20"/>
        </w:rPr>
        <w:t>X</w:t>
      </w:r>
      <w:r w:rsidR="02925871" w:rsidRPr="3CD3D158">
        <w:rPr>
          <w:rFonts w:ascii="LMRoman10-Regular" w:eastAsia="LMRoman10-Regular" w:hAnsi="LMRoman10-Regular" w:cs="LMRoman10-Regular"/>
          <w:sz w:val="20"/>
          <w:szCs w:val="20"/>
        </w:rPr>
        <w:t>9</w:t>
      </w:r>
      <w:r w:rsidRPr="3CD3D158">
        <w:rPr>
          <w:rFonts w:ascii="LMRoman10-Regular" w:eastAsia="LMRoman10-Regular" w:hAnsi="LMRoman10-Regular" w:cs="LMRoman10-Regular"/>
          <w:sz w:val="20"/>
          <w:szCs w:val="20"/>
        </w:rPr>
        <w:t xml:space="preserve"> +</w:t>
      </w:r>
      <w:r w:rsidR="6D4664D8" w:rsidRPr="3CD3D158">
        <w:rPr>
          <w:rFonts w:ascii="LMRoman10-Regular" w:eastAsia="LMRoman10-Regular" w:hAnsi="LMRoman10-Regular" w:cs="LMRoman10-Regular"/>
          <w:sz w:val="20"/>
          <w:szCs w:val="20"/>
        </w:rPr>
        <w:t xml:space="preserve"> </w:t>
      </w:r>
      <w:r w:rsidR="29A8AE01" w:rsidRPr="3CD3D158">
        <w:rPr>
          <w:rFonts w:ascii="LMRoman10-Regular" w:eastAsia="LMRoman10-Regular" w:hAnsi="LMRoman10-Regular" w:cs="LMRoman10-Regular"/>
          <w:sz w:val="20"/>
          <w:szCs w:val="20"/>
        </w:rPr>
        <w:t>β</w:t>
      </w:r>
      <w:r w:rsidR="6D4664D8" w:rsidRPr="3CD3D158">
        <w:rPr>
          <w:rFonts w:ascii="LMRoman10-Regular" w:eastAsia="LMRoman10-Regular" w:hAnsi="LMRoman10-Regular" w:cs="LMRoman10-Regular"/>
          <w:sz w:val="20"/>
          <w:szCs w:val="20"/>
        </w:rPr>
        <w:t xml:space="preserve">10X10 + </w:t>
      </w:r>
      <w:r w:rsidR="2ABB36BB" w:rsidRPr="3CD3D158">
        <w:rPr>
          <w:rFonts w:ascii="LMRoman10-Regular" w:eastAsia="LMRoman10-Regular" w:hAnsi="LMRoman10-Regular" w:cs="LMRoman10-Regular"/>
          <w:sz w:val="20"/>
          <w:szCs w:val="20"/>
        </w:rPr>
        <w:t>β</w:t>
      </w:r>
      <w:r w:rsidR="6D4664D8" w:rsidRPr="3CD3D158">
        <w:rPr>
          <w:rFonts w:ascii="LMRoman10-Regular" w:eastAsia="LMRoman10-Regular" w:hAnsi="LMRoman10-Regular" w:cs="LMRoman10-Regular"/>
          <w:sz w:val="20"/>
          <w:szCs w:val="20"/>
        </w:rPr>
        <w:t xml:space="preserve">11X11 + </w:t>
      </w:r>
      <w:r w:rsidR="5345C72D" w:rsidRPr="3CD3D158">
        <w:rPr>
          <w:rFonts w:ascii="LMRoman10-Regular" w:eastAsia="LMRoman10-Regular" w:hAnsi="LMRoman10-Regular" w:cs="LMRoman10-Regular"/>
          <w:sz w:val="20"/>
          <w:szCs w:val="20"/>
        </w:rPr>
        <w:t>β</w:t>
      </w:r>
      <w:r w:rsidR="6D4664D8" w:rsidRPr="3CD3D158">
        <w:rPr>
          <w:rFonts w:ascii="LMRoman10-Regular" w:eastAsia="LMRoman10-Regular" w:hAnsi="LMRoman10-Regular" w:cs="LMRoman10-Regular"/>
          <w:sz w:val="20"/>
          <w:szCs w:val="20"/>
        </w:rPr>
        <w:t xml:space="preserve">12X12 + </w:t>
      </w:r>
      <w:r w:rsidR="2F2B109C" w:rsidRPr="3CD3D158">
        <w:rPr>
          <w:rFonts w:ascii="LMRoman10-Regular" w:eastAsia="LMRoman10-Regular" w:hAnsi="LMRoman10-Regular" w:cs="LMRoman10-Regular"/>
          <w:sz w:val="20"/>
          <w:szCs w:val="20"/>
        </w:rPr>
        <w:t>β</w:t>
      </w:r>
      <w:r w:rsidR="6D4664D8" w:rsidRPr="3CD3D158">
        <w:rPr>
          <w:rFonts w:ascii="LMRoman10-Regular" w:eastAsia="LMRoman10-Regular" w:hAnsi="LMRoman10-Regular" w:cs="LMRoman10-Regular"/>
          <w:sz w:val="20"/>
          <w:szCs w:val="20"/>
        </w:rPr>
        <w:t xml:space="preserve">13X13 + </w:t>
      </w:r>
      <w:r w:rsidR="185B22CA" w:rsidRPr="3CD3D158">
        <w:rPr>
          <w:rFonts w:ascii="LMRoman10-Regular" w:eastAsia="LMRoman10-Regular" w:hAnsi="LMRoman10-Regular" w:cs="LMRoman10-Regular"/>
          <w:sz w:val="20"/>
          <w:szCs w:val="20"/>
        </w:rPr>
        <w:t>β</w:t>
      </w:r>
      <w:r w:rsidR="6D4664D8" w:rsidRPr="3CD3D158">
        <w:rPr>
          <w:rFonts w:ascii="LMRoman10-Regular" w:eastAsia="LMRoman10-Regular" w:hAnsi="LMRoman10-Regular" w:cs="LMRoman10-Regular"/>
          <w:sz w:val="20"/>
          <w:szCs w:val="20"/>
        </w:rPr>
        <w:t xml:space="preserve">14X14 + </w:t>
      </w:r>
      <w:r w:rsidR="22599799" w:rsidRPr="3CD3D158">
        <w:rPr>
          <w:rFonts w:ascii="LMRoman10-Regular" w:eastAsia="LMRoman10-Regular" w:hAnsi="LMRoman10-Regular" w:cs="LMRoman10-Regular"/>
          <w:sz w:val="20"/>
          <w:szCs w:val="20"/>
        </w:rPr>
        <w:t>β</w:t>
      </w:r>
      <w:r w:rsidR="6D4664D8" w:rsidRPr="3CD3D158">
        <w:rPr>
          <w:rFonts w:ascii="LMRoman10-Regular" w:eastAsia="LMRoman10-Regular" w:hAnsi="LMRoman10-Regular" w:cs="LMRoman10-Regular"/>
          <w:sz w:val="20"/>
          <w:szCs w:val="20"/>
        </w:rPr>
        <w:t xml:space="preserve">15X15 + </w:t>
      </w:r>
      <w:r w:rsidR="45EF06E9" w:rsidRPr="3CD3D158">
        <w:rPr>
          <w:rFonts w:ascii="LMRoman10-Regular" w:eastAsia="LMRoman10-Regular" w:hAnsi="LMRoman10-Regular" w:cs="LMRoman10-Regular"/>
          <w:sz w:val="20"/>
          <w:szCs w:val="20"/>
        </w:rPr>
        <w:t>β</w:t>
      </w:r>
      <w:r w:rsidR="6D4664D8" w:rsidRPr="3CD3D158">
        <w:rPr>
          <w:rFonts w:ascii="LMRoman10-Regular" w:eastAsia="LMRoman10-Regular" w:hAnsi="LMRoman10-Regular" w:cs="LMRoman10-Regular"/>
          <w:sz w:val="20"/>
          <w:szCs w:val="20"/>
        </w:rPr>
        <w:t>16X16 + e</w:t>
      </w:r>
    </w:p>
    <w:p w14:paraId="1C958BAD" w14:textId="51B525D0" w:rsidR="4B05F85B" w:rsidRDefault="4B05F85B" w:rsidP="5F7B80B4">
      <w:pPr>
        <w:rPr>
          <w:rFonts w:ascii="LMRoman10-Regular" w:eastAsia="LMRoman10-Regular" w:hAnsi="LMRoman10-Regular" w:cs="LMRoman10-Regular"/>
          <w:sz w:val="20"/>
          <w:szCs w:val="20"/>
        </w:rPr>
      </w:pPr>
      <w:r>
        <w:rPr>
          <w:noProof/>
        </w:rPr>
        <w:drawing>
          <wp:inline distT="0" distB="0" distL="0" distR="0" wp14:anchorId="090592D2" wp14:editId="74DBBE58">
            <wp:extent cx="4572000" cy="2466975"/>
            <wp:effectExtent l="0" t="0" r="0" b="0"/>
            <wp:docPr id="181667837" name="Picture 18166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7B1D186E" w14:textId="18B29B58" w:rsidR="01FC7A40" w:rsidRDefault="01FC7A40" w:rsidP="1189A1A0">
      <w:pPr>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 xml:space="preserve">From the data visualization, we see that our data is </w:t>
      </w:r>
      <w:r w:rsidR="1102DAE1" w:rsidRPr="3CD3D158">
        <w:rPr>
          <w:rFonts w:ascii="LMRoman10-Regular" w:eastAsia="LMRoman10-Regular" w:hAnsi="LMRoman10-Regular" w:cs="LMRoman10-Regular"/>
          <w:sz w:val="20"/>
          <w:szCs w:val="20"/>
        </w:rPr>
        <w:t>heavily</w:t>
      </w:r>
      <w:r w:rsidRPr="3CD3D158">
        <w:rPr>
          <w:rFonts w:ascii="LMRoman10-Regular" w:eastAsia="LMRoman10-Regular" w:hAnsi="LMRoman10-Regular" w:cs="LMRoman10-Regular"/>
          <w:sz w:val="20"/>
          <w:szCs w:val="20"/>
        </w:rPr>
        <w:t xml:space="preserve"> skewed, so we con</w:t>
      </w:r>
      <w:r w:rsidR="2F77346F" w:rsidRPr="3CD3D158">
        <w:rPr>
          <w:rFonts w:ascii="LMRoman10-Regular" w:eastAsia="LMRoman10-Regular" w:hAnsi="LMRoman10-Regular" w:cs="LMRoman10-Regular"/>
          <w:sz w:val="20"/>
          <w:szCs w:val="20"/>
        </w:rPr>
        <w:t xml:space="preserve">sider doing early transformations to </w:t>
      </w:r>
      <w:r w:rsidR="6AE1B1E1" w:rsidRPr="3CD3D158">
        <w:rPr>
          <w:rFonts w:ascii="LMRoman10-Regular" w:eastAsia="LMRoman10-Regular" w:hAnsi="LMRoman10-Regular" w:cs="LMRoman10-Regular"/>
          <w:sz w:val="20"/>
          <w:szCs w:val="20"/>
        </w:rPr>
        <w:t xml:space="preserve">improve </w:t>
      </w:r>
      <w:r w:rsidR="2F77346F" w:rsidRPr="3CD3D158">
        <w:rPr>
          <w:rFonts w:ascii="LMRoman10-Regular" w:eastAsia="LMRoman10-Regular" w:hAnsi="LMRoman10-Regular" w:cs="LMRoman10-Regular"/>
          <w:sz w:val="20"/>
          <w:szCs w:val="20"/>
        </w:rPr>
        <w:t>the model</w:t>
      </w:r>
      <w:r w:rsidR="1E563750" w:rsidRPr="3CD3D158">
        <w:rPr>
          <w:rFonts w:ascii="LMRoman10-Regular" w:eastAsia="LMRoman10-Regular" w:hAnsi="LMRoman10-Regular" w:cs="LMRoman10-Regular"/>
          <w:sz w:val="20"/>
          <w:szCs w:val="20"/>
        </w:rPr>
        <w:t>. Looking at the pairs() function in R, we noti</w:t>
      </w:r>
      <w:r w:rsidR="15220452" w:rsidRPr="3CD3D158">
        <w:rPr>
          <w:rFonts w:ascii="LMRoman10-Regular" w:eastAsia="LMRoman10-Regular" w:hAnsi="LMRoman10-Regular" w:cs="LMRoman10-Regular"/>
          <w:sz w:val="20"/>
          <w:szCs w:val="20"/>
        </w:rPr>
        <w:t>ce some obvious log</w:t>
      </w:r>
      <w:r w:rsidR="3F29121C" w:rsidRPr="3CD3D158">
        <w:rPr>
          <w:rFonts w:ascii="LMRoman10-Regular" w:eastAsia="LMRoman10-Regular" w:hAnsi="LMRoman10-Regular" w:cs="LMRoman10-Regular"/>
          <w:sz w:val="20"/>
          <w:szCs w:val="20"/>
        </w:rPr>
        <w:t>-</w:t>
      </w:r>
      <w:r w:rsidR="15220452" w:rsidRPr="3CD3D158">
        <w:rPr>
          <w:rFonts w:ascii="LMRoman10-Regular" w:eastAsia="LMRoman10-Regular" w:hAnsi="LMRoman10-Regular" w:cs="LMRoman10-Regular"/>
          <w:sz w:val="20"/>
          <w:szCs w:val="20"/>
        </w:rPr>
        <w:t xml:space="preserve">transformations </w:t>
      </w:r>
      <w:r w:rsidR="1E563750" w:rsidRPr="3CD3D158">
        <w:rPr>
          <w:rFonts w:ascii="LMRoman10-Regular" w:eastAsia="LMRoman10-Regular" w:hAnsi="LMRoman10-Regular" w:cs="LMRoman10-Regular"/>
          <w:sz w:val="20"/>
          <w:szCs w:val="20"/>
        </w:rPr>
        <w:t xml:space="preserve">that we could perform </w:t>
      </w:r>
      <w:r w:rsidR="2BBFCAEC" w:rsidRPr="3CD3D158">
        <w:rPr>
          <w:rFonts w:ascii="LMRoman10-Regular" w:eastAsia="LMRoman10-Regular" w:hAnsi="LMRoman10-Regular" w:cs="LMRoman10-Regular"/>
          <w:sz w:val="20"/>
          <w:szCs w:val="20"/>
        </w:rPr>
        <w:t xml:space="preserve">to </w:t>
      </w:r>
      <w:r w:rsidR="1FE87FA0" w:rsidRPr="3CD3D158">
        <w:rPr>
          <w:rFonts w:ascii="LMRoman10-Regular" w:eastAsia="LMRoman10-Regular" w:hAnsi="LMRoman10-Regular" w:cs="LMRoman10-Regular"/>
          <w:sz w:val="20"/>
          <w:szCs w:val="20"/>
        </w:rPr>
        <w:t xml:space="preserve">immediately </w:t>
      </w:r>
      <w:r w:rsidR="2BBFCAEC" w:rsidRPr="3CD3D158">
        <w:rPr>
          <w:rFonts w:ascii="LMRoman10-Regular" w:eastAsia="LMRoman10-Regular" w:hAnsi="LMRoman10-Regular" w:cs="LMRoman10-Regular"/>
          <w:sz w:val="20"/>
          <w:szCs w:val="20"/>
        </w:rPr>
        <w:t>improve</w:t>
      </w:r>
      <w:r w:rsidR="1E563750" w:rsidRPr="3CD3D158">
        <w:rPr>
          <w:rFonts w:ascii="LMRoman10-Regular" w:eastAsia="LMRoman10-Regular" w:hAnsi="LMRoman10-Regular" w:cs="LMRoman10-Regular"/>
          <w:sz w:val="20"/>
          <w:szCs w:val="20"/>
        </w:rPr>
        <w:t xml:space="preserve"> our data. </w:t>
      </w:r>
      <w:r w:rsidR="2C43FD0E" w:rsidRPr="3CD3D158">
        <w:rPr>
          <w:rFonts w:ascii="LMRoman10-Regular" w:eastAsia="LMRoman10-Regular" w:hAnsi="LMRoman10-Regular" w:cs="LMRoman10-Regular"/>
          <w:sz w:val="20"/>
          <w:szCs w:val="20"/>
        </w:rPr>
        <w:t xml:space="preserve">After </w:t>
      </w:r>
      <w:r w:rsidR="257CF116" w:rsidRPr="3CD3D158">
        <w:rPr>
          <w:rFonts w:ascii="LMRoman10-Regular" w:eastAsia="LMRoman10-Regular" w:hAnsi="LMRoman10-Regular" w:cs="LMRoman10-Regular"/>
          <w:sz w:val="20"/>
          <w:szCs w:val="20"/>
        </w:rPr>
        <w:t xml:space="preserve">performing </w:t>
      </w:r>
      <w:r w:rsidR="2C43FD0E" w:rsidRPr="3CD3D158">
        <w:rPr>
          <w:rFonts w:ascii="LMRoman10-Regular" w:eastAsia="LMRoman10-Regular" w:hAnsi="LMRoman10-Regular" w:cs="LMRoman10-Regular"/>
          <w:sz w:val="20"/>
          <w:szCs w:val="20"/>
        </w:rPr>
        <w:t>log</w:t>
      </w:r>
      <w:r w:rsidR="776760E9" w:rsidRPr="3CD3D158">
        <w:rPr>
          <w:rFonts w:ascii="LMRoman10-Regular" w:eastAsia="LMRoman10-Regular" w:hAnsi="LMRoman10-Regular" w:cs="LMRoman10-Regular"/>
          <w:sz w:val="20"/>
          <w:szCs w:val="20"/>
        </w:rPr>
        <w:t>-</w:t>
      </w:r>
      <w:r w:rsidR="2C43FD0E" w:rsidRPr="3CD3D158">
        <w:rPr>
          <w:rFonts w:ascii="LMRoman10-Regular" w:eastAsia="LMRoman10-Regular" w:hAnsi="LMRoman10-Regular" w:cs="LMRoman10-Regular"/>
          <w:sz w:val="20"/>
          <w:szCs w:val="20"/>
        </w:rPr>
        <w:t>transformations</w:t>
      </w:r>
      <w:r w:rsidR="036F026B" w:rsidRPr="3CD3D158">
        <w:rPr>
          <w:rFonts w:ascii="LMRoman10-Regular" w:eastAsia="LMRoman10-Regular" w:hAnsi="LMRoman10-Regular" w:cs="LMRoman10-Regular"/>
          <w:sz w:val="20"/>
          <w:szCs w:val="20"/>
        </w:rPr>
        <w:t xml:space="preserve"> on infant deaths, measles, under 5 deaths, HIV/AIDS, GDP, population, thinness 1-19, and thinness 5-9</w:t>
      </w:r>
      <w:r w:rsidR="2C43FD0E" w:rsidRPr="3CD3D158">
        <w:rPr>
          <w:rFonts w:ascii="LMRoman10-Regular" w:eastAsia="LMRoman10-Regular" w:hAnsi="LMRoman10-Regular" w:cs="LMRoman10-Regular"/>
          <w:sz w:val="20"/>
          <w:szCs w:val="20"/>
        </w:rPr>
        <w:t xml:space="preserve"> we propose the model: </w:t>
      </w:r>
    </w:p>
    <w:p w14:paraId="7E1E4E1A" w14:textId="415825EB" w:rsidR="2C43FD0E" w:rsidRDefault="2C43FD0E" w:rsidP="1189A1A0">
      <w:pPr>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 xml:space="preserve">Y = </w:t>
      </w:r>
      <w:r w:rsidR="2E9248A7"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0 + </w:t>
      </w:r>
      <w:r w:rsidR="598E7C8F"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1X1 + B2</w:t>
      </w:r>
      <w:r w:rsidR="5CA76631" w:rsidRPr="3CD3D158">
        <w:rPr>
          <w:rFonts w:ascii="LMRoman10-Regular" w:eastAsia="LMRoman10-Regular" w:hAnsi="LMRoman10-Regular" w:cs="LMRoman10-Regular"/>
          <w:sz w:val="20"/>
          <w:szCs w:val="20"/>
        </w:rPr>
        <w:t>log(</w:t>
      </w:r>
      <w:r w:rsidRPr="3CD3D158">
        <w:rPr>
          <w:rFonts w:ascii="LMRoman10-Regular" w:eastAsia="LMRoman10-Regular" w:hAnsi="LMRoman10-Regular" w:cs="LMRoman10-Regular"/>
          <w:sz w:val="20"/>
          <w:szCs w:val="20"/>
        </w:rPr>
        <w:t>X2</w:t>
      </w:r>
      <w:r w:rsidR="3FBFAB7A"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xml:space="preserve"> + </w:t>
      </w:r>
      <w:r w:rsidR="5F7399B2"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3X3 + </w:t>
      </w:r>
      <w:r w:rsidR="3B1A77C6"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4</w:t>
      </w:r>
      <w:r w:rsidR="25387504" w:rsidRPr="3CD3D158">
        <w:rPr>
          <w:rFonts w:ascii="LMRoman10-Regular" w:eastAsia="LMRoman10-Regular" w:hAnsi="LMRoman10-Regular" w:cs="LMRoman10-Regular"/>
          <w:sz w:val="20"/>
          <w:szCs w:val="20"/>
        </w:rPr>
        <w:t>log(</w:t>
      </w:r>
      <w:r w:rsidRPr="3CD3D158">
        <w:rPr>
          <w:rFonts w:ascii="LMRoman10-Regular" w:eastAsia="LMRoman10-Regular" w:hAnsi="LMRoman10-Regular" w:cs="LMRoman10-Regular"/>
          <w:sz w:val="20"/>
          <w:szCs w:val="20"/>
        </w:rPr>
        <w:t>X4</w:t>
      </w:r>
      <w:r w:rsidR="5B904524"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xml:space="preserve"> + </w:t>
      </w:r>
      <w:r w:rsidR="17498D43"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5X5 + </w:t>
      </w:r>
      <w:r w:rsidR="29C2DD73"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6</w:t>
      </w:r>
      <w:r w:rsidR="37721248" w:rsidRPr="3CD3D158">
        <w:rPr>
          <w:rFonts w:ascii="LMRoman10-Regular" w:eastAsia="LMRoman10-Regular" w:hAnsi="LMRoman10-Regular" w:cs="LMRoman10-Regular"/>
          <w:sz w:val="20"/>
          <w:szCs w:val="20"/>
        </w:rPr>
        <w:t>log(</w:t>
      </w:r>
      <w:r w:rsidRPr="3CD3D158">
        <w:rPr>
          <w:rFonts w:ascii="LMRoman10-Regular" w:eastAsia="LMRoman10-Regular" w:hAnsi="LMRoman10-Regular" w:cs="LMRoman10-Regular"/>
          <w:sz w:val="20"/>
          <w:szCs w:val="20"/>
        </w:rPr>
        <w:t>X6</w:t>
      </w:r>
      <w:r w:rsidR="3D8252C2"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xml:space="preserve"> + </w:t>
      </w:r>
      <w:r w:rsidR="6C0B446C"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7X7 + </w:t>
      </w:r>
      <w:r w:rsidR="314D56CA"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8X8 + </w:t>
      </w:r>
      <w:r w:rsidR="3E553438"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9</w:t>
      </w:r>
      <w:r w:rsidR="2C60893E" w:rsidRPr="3CD3D158">
        <w:rPr>
          <w:rFonts w:ascii="LMRoman10-Regular" w:eastAsia="LMRoman10-Regular" w:hAnsi="LMRoman10-Regular" w:cs="LMRoman10-Regular"/>
          <w:sz w:val="20"/>
          <w:szCs w:val="20"/>
        </w:rPr>
        <w:t>log(</w:t>
      </w:r>
      <w:r w:rsidRPr="3CD3D158">
        <w:rPr>
          <w:rFonts w:ascii="LMRoman10-Regular" w:eastAsia="LMRoman10-Regular" w:hAnsi="LMRoman10-Regular" w:cs="LMRoman10-Regular"/>
          <w:sz w:val="20"/>
          <w:szCs w:val="20"/>
        </w:rPr>
        <w:t>X9</w:t>
      </w:r>
      <w:r w:rsidR="3CA726A8"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xml:space="preserve"> + </w:t>
      </w:r>
      <w:r w:rsidR="71B5333B"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10</w:t>
      </w:r>
      <w:r w:rsidR="6C53F0B6" w:rsidRPr="3CD3D158">
        <w:rPr>
          <w:rFonts w:ascii="LMRoman10-Regular" w:eastAsia="LMRoman10-Regular" w:hAnsi="LMRoman10-Regular" w:cs="LMRoman10-Regular"/>
          <w:sz w:val="20"/>
          <w:szCs w:val="20"/>
        </w:rPr>
        <w:t>log(</w:t>
      </w:r>
      <w:r w:rsidRPr="3CD3D158">
        <w:rPr>
          <w:rFonts w:ascii="LMRoman10-Regular" w:eastAsia="LMRoman10-Regular" w:hAnsi="LMRoman10-Regular" w:cs="LMRoman10-Regular"/>
          <w:sz w:val="20"/>
          <w:szCs w:val="20"/>
        </w:rPr>
        <w:t>X10</w:t>
      </w:r>
      <w:r w:rsidR="49F559C0"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xml:space="preserve"> + </w:t>
      </w:r>
      <w:r w:rsidR="7255EA6E"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11</w:t>
      </w:r>
      <w:r w:rsidR="3D8AB440" w:rsidRPr="3CD3D158">
        <w:rPr>
          <w:rFonts w:ascii="LMRoman10-Regular" w:eastAsia="LMRoman10-Regular" w:hAnsi="LMRoman10-Regular" w:cs="LMRoman10-Regular"/>
          <w:sz w:val="20"/>
          <w:szCs w:val="20"/>
        </w:rPr>
        <w:t>log(</w:t>
      </w:r>
      <w:r w:rsidRPr="3CD3D158">
        <w:rPr>
          <w:rFonts w:ascii="LMRoman10-Regular" w:eastAsia="LMRoman10-Regular" w:hAnsi="LMRoman10-Regular" w:cs="LMRoman10-Regular"/>
          <w:sz w:val="20"/>
          <w:szCs w:val="20"/>
        </w:rPr>
        <w:t>X11</w:t>
      </w:r>
      <w:r w:rsidR="2E380F96"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xml:space="preserve"> + </w:t>
      </w:r>
      <w:r w:rsidR="6ED7DFCB"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12</w:t>
      </w:r>
      <w:r w:rsidR="32650D37" w:rsidRPr="3CD3D158">
        <w:rPr>
          <w:rFonts w:ascii="LMRoman10-Regular" w:eastAsia="LMRoman10-Regular" w:hAnsi="LMRoman10-Regular" w:cs="LMRoman10-Regular"/>
          <w:sz w:val="20"/>
          <w:szCs w:val="20"/>
        </w:rPr>
        <w:t>log</w:t>
      </w:r>
      <w:r w:rsidR="7BC0D0C7"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X12</w:t>
      </w:r>
      <w:r w:rsidR="66B2EA15"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xml:space="preserve"> + </w:t>
      </w:r>
      <w:r w:rsidR="1F16A605"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13</w:t>
      </w:r>
      <w:r w:rsidR="3A3B497A" w:rsidRPr="3CD3D158">
        <w:rPr>
          <w:rFonts w:ascii="LMRoman10-Regular" w:eastAsia="LMRoman10-Regular" w:hAnsi="LMRoman10-Regular" w:cs="LMRoman10-Regular"/>
          <w:sz w:val="20"/>
          <w:szCs w:val="20"/>
        </w:rPr>
        <w:t>log(</w:t>
      </w:r>
      <w:r w:rsidRPr="3CD3D158">
        <w:rPr>
          <w:rFonts w:ascii="LMRoman10-Regular" w:eastAsia="LMRoman10-Regular" w:hAnsi="LMRoman10-Regular" w:cs="LMRoman10-Regular"/>
          <w:sz w:val="20"/>
          <w:szCs w:val="20"/>
        </w:rPr>
        <w:t>X13</w:t>
      </w:r>
      <w:r w:rsidR="2EF793E1"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xml:space="preserve"> + </w:t>
      </w:r>
      <w:r w:rsidR="3B8389F3" w:rsidRPr="3CD3D158">
        <w:rPr>
          <w:rFonts w:ascii="LMRoman10-Regular" w:eastAsia="LMRoman10-Regular" w:hAnsi="LMRoman10-Regular" w:cs="LMRoman10-Regular"/>
          <w:sz w:val="20"/>
          <w:szCs w:val="20"/>
        </w:rPr>
        <w:t>β1</w:t>
      </w:r>
      <w:r w:rsidRPr="3CD3D158">
        <w:rPr>
          <w:rFonts w:ascii="LMRoman10-Regular" w:eastAsia="LMRoman10-Regular" w:hAnsi="LMRoman10-Regular" w:cs="LMRoman10-Regular"/>
          <w:sz w:val="20"/>
          <w:szCs w:val="20"/>
        </w:rPr>
        <w:t xml:space="preserve">4X14 + </w:t>
      </w:r>
      <w:r w:rsidR="4488095D"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 xml:space="preserve">15X15 + </w:t>
      </w:r>
      <w:r w:rsidR="4DDC74B4" w:rsidRPr="3CD3D158">
        <w:rPr>
          <w:rFonts w:ascii="LMRoman10-Regular" w:eastAsia="LMRoman10-Regular" w:hAnsi="LMRoman10-Regular" w:cs="LMRoman10-Regular"/>
          <w:sz w:val="20"/>
          <w:szCs w:val="20"/>
        </w:rPr>
        <w:t>β</w:t>
      </w:r>
      <w:r w:rsidRPr="3CD3D158">
        <w:rPr>
          <w:rFonts w:ascii="LMRoman10-Regular" w:eastAsia="LMRoman10-Regular" w:hAnsi="LMRoman10-Regular" w:cs="LMRoman10-Regular"/>
          <w:sz w:val="20"/>
          <w:szCs w:val="20"/>
        </w:rPr>
        <w:t>16X16 + e</w:t>
      </w:r>
    </w:p>
    <w:p w14:paraId="3D794FEE" w14:textId="4CF73592" w:rsidR="1189A1A0" w:rsidRDefault="5CE49D32" w:rsidP="1189A1A0">
      <w:r>
        <w:rPr>
          <w:noProof/>
        </w:rPr>
        <w:lastRenderedPageBreak/>
        <w:drawing>
          <wp:inline distT="0" distB="0" distL="0" distR="0" wp14:anchorId="5B19720F" wp14:editId="77FBB5FE">
            <wp:extent cx="4572000" cy="2476500"/>
            <wp:effectExtent l="0" t="0" r="0" b="0"/>
            <wp:docPr id="1540090140" name="Picture 154009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675275B2" w14:textId="1E36E2A2" w:rsidR="00F61C06" w:rsidRPr="001B79E7" w:rsidRDefault="2317EF3C" w:rsidP="5F7B80B4">
      <w:pPr>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 xml:space="preserve">Using variable selection procedures, we </w:t>
      </w:r>
      <w:r w:rsidR="27BCB053" w:rsidRPr="3CD3D158">
        <w:rPr>
          <w:rFonts w:ascii="LMRoman10-Regular" w:eastAsia="LMRoman10-Regular" w:hAnsi="LMRoman10-Regular" w:cs="LMRoman10-Regular"/>
          <w:sz w:val="20"/>
          <w:szCs w:val="20"/>
        </w:rPr>
        <w:t xml:space="preserve">marginally identify all the possible candidate predictors and </w:t>
      </w:r>
      <w:r w:rsidRPr="3CD3D158">
        <w:rPr>
          <w:rFonts w:ascii="LMRoman10-Regular" w:eastAsia="LMRoman10-Regular" w:hAnsi="LMRoman10-Regular" w:cs="LMRoman10-Regular"/>
          <w:sz w:val="20"/>
          <w:szCs w:val="20"/>
        </w:rPr>
        <w:t xml:space="preserve">reduce </w:t>
      </w:r>
      <w:r w:rsidR="08C424A3" w:rsidRPr="3CD3D158">
        <w:rPr>
          <w:rFonts w:ascii="LMRoman10-Regular" w:eastAsia="LMRoman10-Regular" w:hAnsi="LMRoman10-Regular" w:cs="LMRoman10-Regular"/>
          <w:sz w:val="20"/>
          <w:szCs w:val="20"/>
        </w:rPr>
        <w:t xml:space="preserve">the </w:t>
      </w:r>
      <w:r w:rsidR="2AA86BD9" w:rsidRPr="3CD3D158">
        <w:rPr>
          <w:rFonts w:ascii="LMRoman10-Regular" w:eastAsia="LMRoman10-Regular" w:hAnsi="LMRoman10-Regular" w:cs="LMRoman10-Regular"/>
          <w:sz w:val="20"/>
          <w:szCs w:val="20"/>
        </w:rPr>
        <w:t>number</w:t>
      </w:r>
      <w:r w:rsidR="08C424A3" w:rsidRPr="3CD3D158">
        <w:rPr>
          <w:rFonts w:ascii="LMRoman10-Regular" w:eastAsia="LMRoman10-Regular" w:hAnsi="LMRoman10-Regular" w:cs="LMRoman10-Regular"/>
          <w:sz w:val="20"/>
          <w:szCs w:val="20"/>
        </w:rPr>
        <w:t xml:space="preserve"> of </w:t>
      </w:r>
      <w:r w:rsidRPr="3CD3D158">
        <w:rPr>
          <w:rFonts w:ascii="LMRoman10-Regular" w:eastAsia="LMRoman10-Regular" w:hAnsi="LMRoman10-Regular" w:cs="LMRoman10-Regular"/>
          <w:sz w:val="20"/>
          <w:szCs w:val="20"/>
        </w:rPr>
        <w:t>predictors</w:t>
      </w:r>
      <w:r w:rsidR="57D95937" w:rsidRPr="3CD3D158">
        <w:rPr>
          <w:rFonts w:ascii="LMRoman10-Regular" w:eastAsia="LMRoman10-Regular" w:hAnsi="LMRoman10-Regular" w:cs="LMRoman10-Regular"/>
          <w:sz w:val="20"/>
          <w:szCs w:val="20"/>
        </w:rPr>
        <w:t xml:space="preserve"> in our </w:t>
      </w:r>
      <w:r w:rsidR="1E845994" w:rsidRPr="3CD3D158">
        <w:rPr>
          <w:rFonts w:ascii="LMRoman10-Regular" w:eastAsia="LMRoman10-Regular" w:hAnsi="LMRoman10-Regular" w:cs="LMRoman10-Regular"/>
          <w:sz w:val="20"/>
          <w:szCs w:val="20"/>
        </w:rPr>
        <w:t>model.</w:t>
      </w:r>
      <w:r w:rsidR="5FFAFF20" w:rsidRPr="3CD3D158">
        <w:rPr>
          <w:rFonts w:ascii="LMRoman10-Regular" w:eastAsia="LMRoman10-Regular" w:hAnsi="LMRoman10-Regular" w:cs="LMRoman10-Regular"/>
          <w:sz w:val="20"/>
          <w:szCs w:val="20"/>
        </w:rPr>
        <w:t xml:space="preserve"> Then by diagnostics transformations,</w:t>
      </w:r>
      <w:r w:rsidR="38CB2613" w:rsidRPr="3CD3D158">
        <w:rPr>
          <w:rFonts w:ascii="LMRoman10-Regular" w:eastAsia="LMRoman10-Regular" w:hAnsi="LMRoman10-Regular" w:cs="LMRoman10-Regular"/>
          <w:sz w:val="20"/>
          <w:szCs w:val="20"/>
        </w:rPr>
        <w:t xml:space="preserve"> we will check whether the assumptions for a valid linear model are satisfied or not.</w:t>
      </w:r>
    </w:p>
    <w:p w14:paraId="6BAAA583" w14:textId="318A313F" w:rsidR="00F61C06" w:rsidRPr="001B79E7" w:rsidRDefault="1EA39052" w:rsidP="5F7B80B4">
      <w:pPr>
        <w:rPr>
          <w:rFonts w:ascii="LMRoman10-Regular" w:eastAsia="LMRoman10-Regular" w:hAnsi="LMRoman10-Regular" w:cs="LMRoman10-Regular"/>
          <w:sz w:val="20"/>
          <w:szCs w:val="20"/>
        </w:rPr>
      </w:pPr>
      <w:r w:rsidRPr="5F7B80B4">
        <w:rPr>
          <w:rFonts w:ascii="LMRoman10-Regular" w:eastAsia="LMRoman10-Regular" w:hAnsi="LMRoman10-Regular" w:cs="LMRoman10-Regular"/>
          <w:sz w:val="20"/>
          <w:szCs w:val="20"/>
        </w:rPr>
        <w:t>P</w:t>
      </w:r>
      <w:r w:rsidR="75528CAD" w:rsidRPr="5F7B80B4">
        <w:rPr>
          <w:rFonts w:ascii="LMRoman10-Regular" w:eastAsia="LMRoman10-Regular" w:hAnsi="LMRoman10-Regular" w:cs="LMRoman10-Regular"/>
          <w:sz w:val="20"/>
          <w:szCs w:val="20"/>
        </w:rPr>
        <w:t xml:space="preserve">erforming all possible </w:t>
      </w:r>
      <w:r w:rsidR="5A9CC7FA" w:rsidRPr="5F7B80B4">
        <w:rPr>
          <w:rFonts w:ascii="LMRoman10-Regular" w:eastAsia="LMRoman10-Regular" w:hAnsi="LMRoman10-Regular" w:cs="LMRoman10-Regular"/>
          <w:sz w:val="20"/>
          <w:szCs w:val="20"/>
        </w:rPr>
        <w:t>subsets,</w:t>
      </w:r>
      <w:r w:rsidR="75528CAD" w:rsidRPr="5F7B80B4">
        <w:rPr>
          <w:rFonts w:ascii="LMRoman10-Regular" w:eastAsia="LMRoman10-Regular" w:hAnsi="LMRoman10-Regular" w:cs="LMRoman10-Regular"/>
          <w:sz w:val="20"/>
          <w:szCs w:val="20"/>
        </w:rPr>
        <w:t xml:space="preserve"> we get the selected variables based on R^2 </w:t>
      </w:r>
      <w:proofErr w:type="spellStart"/>
      <w:r w:rsidR="75528CAD" w:rsidRPr="5F7B80B4">
        <w:rPr>
          <w:rFonts w:ascii="LMRoman10-Regular" w:eastAsia="LMRoman10-Regular" w:hAnsi="LMRoman10-Regular" w:cs="LMRoman10-Regular"/>
          <w:sz w:val="20"/>
          <w:szCs w:val="20"/>
        </w:rPr>
        <w:t>adj</w:t>
      </w:r>
      <w:proofErr w:type="spellEnd"/>
      <w:r w:rsidR="75528CAD" w:rsidRPr="5F7B80B4">
        <w:rPr>
          <w:rFonts w:ascii="LMRoman10-Regular" w:eastAsia="LMRoman10-Regular" w:hAnsi="LMRoman10-Regular" w:cs="LMRoman10-Regular"/>
          <w:sz w:val="20"/>
          <w:szCs w:val="20"/>
        </w:rPr>
        <w:t xml:space="preserve"> , AIC, </w:t>
      </w:r>
      <w:proofErr w:type="spellStart"/>
      <w:r w:rsidR="75528CAD" w:rsidRPr="5F7B80B4">
        <w:rPr>
          <w:rFonts w:ascii="LMRoman10-Regular" w:eastAsia="LMRoman10-Regular" w:hAnsi="LMRoman10-Regular" w:cs="LMRoman10-Regular"/>
          <w:sz w:val="20"/>
          <w:szCs w:val="20"/>
        </w:rPr>
        <w:t>AICc</w:t>
      </w:r>
      <w:proofErr w:type="spellEnd"/>
      <w:r w:rsidR="75528CAD" w:rsidRPr="5F7B80B4">
        <w:rPr>
          <w:rFonts w:ascii="LMRoman10-Regular" w:eastAsia="LMRoman10-Regular" w:hAnsi="LMRoman10-Regular" w:cs="LMRoman10-Regular"/>
          <w:sz w:val="20"/>
          <w:szCs w:val="20"/>
        </w:rPr>
        <w:t xml:space="preserve"> and BIC for fixed number of predictors</w:t>
      </w:r>
      <w:r w:rsidR="0C03E0D3" w:rsidRPr="5F7B80B4">
        <w:rPr>
          <w:rFonts w:ascii="LMRoman10-Regular" w:eastAsia="LMRoman10-Regular" w:hAnsi="LMRoman10-Regular" w:cs="LMRoman10-Regular"/>
          <w:sz w:val="20"/>
          <w:szCs w:val="20"/>
        </w:rPr>
        <w:t>.</w:t>
      </w:r>
      <w:r w:rsidR="65CCA128" w:rsidRPr="5F7B80B4">
        <w:rPr>
          <w:rFonts w:ascii="LMRoman10-Regular" w:eastAsia="LMRoman10-Regular" w:hAnsi="LMRoman10-Regular" w:cs="LMRoman10-Regular"/>
          <w:sz w:val="20"/>
          <w:szCs w:val="20"/>
        </w:rPr>
        <w:t xml:space="preserve"> </w:t>
      </w:r>
    </w:p>
    <w:p w14:paraId="76ABB7EF" w14:textId="3EADBCB7" w:rsidR="00F61C06" w:rsidRPr="001B79E7" w:rsidRDefault="19B07ADC" w:rsidP="79C7CED6">
      <w:r>
        <w:rPr>
          <w:noProof/>
        </w:rPr>
        <w:drawing>
          <wp:inline distT="0" distB="0" distL="0" distR="0" wp14:anchorId="30E99F10" wp14:editId="22D510CD">
            <wp:extent cx="4572000" cy="1333500"/>
            <wp:effectExtent l="0" t="0" r="0" b="0"/>
            <wp:docPr id="1325010527" name="Picture 132501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00D09E3C" w14:textId="45B4BA9D" w:rsidR="00F61C06" w:rsidRPr="001B79E7" w:rsidRDefault="48778F09" w:rsidP="79C7CED6">
      <w:r>
        <w:rPr>
          <w:noProof/>
        </w:rPr>
        <w:drawing>
          <wp:inline distT="0" distB="0" distL="0" distR="0" wp14:anchorId="643215E5" wp14:editId="66D3CBF3">
            <wp:extent cx="2466975" cy="1504950"/>
            <wp:effectExtent l="0" t="0" r="0" b="0"/>
            <wp:docPr id="448631532" name="Picture 44863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66975" cy="1504950"/>
                    </a:xfrm>
                    <a:prstGeom prst="rect">
                      <a:avLst/>
                    </a:prstGeom>
                  </pic:spPr>
                </pic:pic>
              </a:graphicData>
            </a:graphic>
          </wp:inline>
        </w:drawing>
      </w:r>
    </w:p>
    <w:p w14:paraId="3F6C9CAE" w14:textId="10741417" w:rsidR="06607C89" w:rsidRDefault="06607C89" w:rsidP="3CD3D158">
      <w:pPr>
        <w:rPr>
          <w:rFonts w:ascii="LMRoman10-Regular" w:hAnsi="LMRoman10-Regular" w:cs="LMRoman10-Regular"/>
          <w:sz w:val="20"/>
          <w:szCs w:val="20"/>
        </w:rPr>
      </w:pPr>
      <w:r w:rsidRPr="3CD3D158">
        <w:rPr>
          <w:rFonts w:ascii="LMRoman10-Regular" w:hAnsi="LMRoman10-Regular" w:cs="LMRoman10-Regular"/>
          <w:sz w:val="20"/>
          <w:szCs w:val="20"/>
        </w:rPr>
        <w:t>Using R</w:t>
      </w:r>
      <w:r w:rsidR="2550E3C3" w:rsidRPr="3CD3D158">
        <w:rPr>
          <w:rFonts w:ascii="LMRoman10-Regular" w:hAnsi="LMRoman10-Regular" w:cs="LMRoman10-Regular"/>
          <w:sz w:val="20"/>
          <w:szCs w:val="20"/>
          <w:vertAlign w:val="superscript"/>
        </w:rPr>
        <w:t>2</w:t>
      </w:r>
      <w:r w:rsidRPr="3CD3D158">
        <w:rPr>
          <w:rFonts w:ascii="LMRoman10-Regular" w:hAnsi="LMRoman10-Regular" w:cs="LMRoman10-Regular"/>
          <w:sz w:val="20"/>
          <w:szCs w:val="20"/>
        </w:rPr>
        <w:t xml:space="preserve"> </w:t>
      </w:r>
      <w:proofErr w:type="spellStart"/>
      <w:r w:rsidRPr="3CD3D158">
        <w:rPr>
          <w:rFonts w:ascii="LMRoman10-Regular" w:hAnsi="LMRoman10-Regular" w:cs="LMRoman10-Regular"/>
          <w:sz w:val="20"/>
          <w:szCs w:val="20"/>
        </w:rPr>
        <w:t>adj</w:t>
      </w:r>
      <w:proofErr w:type="spellEnd"/>
      <w:r w:rsidRPr="3CD3D158">
        <w:rPr>
          <w:rFonts w:ascii="LMRoman10-Regular" w:hAnsi="LMRoman10-Regular" w:cs="LMRoman10-Regular"/>
          <w:sz w:val="20"/>
          <w:szCs w:val="20"/>
        </w:rPr>
        <w:t xml:space="preserve">, AIC, </w:t>
      </w:r>
      <w:proofErr w:type="spellStart"/>
      <w:r w:rsidRPr="3CD3D158">
        <w:rPr>
          <w:rFonts w:ascii="LMRoman10-Regular" w:hAnsi="LMRoman10-Regular" w:cs="LMRoman10-Regular"/>
          <w:sz w:val="20"/>
          <w:szCs w:val="20"/>
        </w:rPr>
        <w:t>AICc</w:t>
      </w:r>
      <w:proofErr w:type="spellEnd"/>
      <w:r w:rsidRPr="3CD3D158">
        <w:rPr>
          <w:rFonts w:ascii="LMRoman10-Regular" w:hAnsi="LMRoman10-Regular" w:cs="LMRoman10-Regular"/>
          <w:sz w:val="20"/>
          <w:szCs w:val="20"/>
        </w:rPr>
        <w:t xml:space="preserve"> , and BIC, we see the “best” model is size 8 since it has the largest </w:t>
      </w:r>
      <w:r w:rsidR="197D3F1C" w:rsidRPr="3CD3D158">
        <w:rPr>
          <w:rFonts w:ascii="LMRoman10-Regular" w:hAnsi="LMRoman10-Regular" w:cs="LMRoman10-Regular"/>
          <w:sz w:val="20"/>
          <w:szCs w:val="20"/>
        </w:rPr>
        <w:t>R</w:t>
      </w:r>
      <w:r w:rsidR="197D3F1C" w:rsidRPr="3CD3D158">
        <w:rPr>
          <w:rFonts w:ascii="LMRoman10-Regular" w:hAnsi="LMRoman10-Regular" w:cs="LMRoman10-Regular"/>
          <w:sz w:val="20"/>
          <w:szCs w:val="20"/>
          <w:vertAlign w:val="superscript"/>
        </w:rPr>
        <w:t>2</w:t>
      </w:r>
      <w:r w:rsidR="197D3F1C" w:rsidRPr="3CD3D158">
        <w:rPr>
          <w:rFonts w:ascii="LMRoman10-Regular" w:hAnsi="LMRoman10-Regular" w:cs="LMRoman10-Regular"/>
          <w:sz w:val="20"/>
          <w:szCs w:val="20"/>
        </w:rPr>
        <w:t xml:space="preserve"> </w:t>
      </w:r>
      <w:proofErr w:type="spellStart"/>
      <w:r w:rsidR="197D3F1C" w:rsidRPr="3CD3D158">
        <w:rPr>
          <w:rFonts w:ascii="LMRoman10-Regular" w:hAnsi="LMRoman10-Regular" w:cs="LMRoman10-Regular"/>
          <w:sz w:val="20"/>
          <w:szCs w:val="20"/>
        </w:rPr>
        <w:t>adj</w:t>
      </w:r>
      <w:proofErr w:type="spellEnd"/>
      <w:r w:rsidR="197D3F1C" w:rsidRPr="3CD3D158">
        <w:rPr>
          <w:rFonts w:ascii="LMRoman10-Regular" w:hAnsi="LMRoman10-Regular" w:cs="LMRoman10-Regular"/>
          <w:sz w:val="20"/>
          <w:szCs w:val="20"/>
        </w:rPr>
        <w:t xml:space="preserve"> </w:t>
      </w:r>
      <w:r w:rsidRPr="3CD3D158">
        <w:rPr>
          <w:rFonts w:ascii="LMRoman10-Regular" w:hAnsi="LMRoman10-Regular" w:cs="LMRoman10-Regular"/>
          <w:sz w:val="20"/>
          <w:szCs w:val="20"/>
        </w:rPr>
        <w:t xml:space="preserve">and the smallest AIC, </w:t>
      </w:r>
      <w:proofErr w:type="spellStart"/>
      <w:r w:rsidRPr="3CD3D158">
        <w:rPr>
          <w:rFonts w:ascii="LMRoman10-Regular" w:hAnsi="LMRoman10-Regular" w:cs="LMRoman10-Regular"/>
          <w:sz w:val="20"/>
          <w:szCs w:val="20"/>
        </w:rPr>
        <w:t>AICc</w:t>
      </w:r>
      <w:proofErr w:type="spellEnd"/>
      <w:r w:rsidRPr="3CD3D158">
        <w:rPr>
          <w:rFonts w:ascii="LMRoman10-Regular" w:hAnsi="LMRoman10-Regular" w:cs="LMRoman10-Regular"/>
          <w:sz w:val="20"/>
          <w:szCs w:val="20"/>
        </w:rPr>
        <w:t xml:space="preserve">. </w:t>
      </w:r>
    </w:p>
    <w:p w14:paraId="6D896333" w14:textId="66C003D6" w:rsidR="2D05D7AA" w:rsidRDefault="2D05D7AA" w:rsidP="3CD3D158">
      <w:pPr>
        <w:rPr>
          <w:rFonts w:ascii="LMRoman10-Regular" w:hAnsi="LMRoman10-Regular" w:cs="LMRoman10-Regular"/>
          <w:sz w:val="20"/>
          <w:szCs w:val="20"/>
        </w:rPr>
      </w:pPr>
      <w:r w:rsidRPr="3CD3D158">
        <w:rPr>
          <w:rFonts w:ascii="LMRoman10-Regular" w:hAnsi="LMRoman10-Regular" w:cs="LMRoman10-Regular"/>
          <w:sz w:val="20"/>
          <w:szCs w:val="20"/>
        </w:rPr>
        <w:t xml:space="preserve">Y = </w:t>
      </w:r>
      <w:r w:rsidR="397D7EAB"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0 + </w:t>
      </w:r>
      <w:r w:rsidR="4C0A0313"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1X16 + </w:t>
      </w:r>
      <w:r w:rsidR="6AEAEEC5"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2X1 + </w:t>
      </w:r>
      <w:r w:rsidR="4A70D8DC"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3X3 + </w:t>
      </w:r>
      <w:r w:rsidR="266AC7E6"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4X7 + </w:t>
      </w:r>
      <w:r w:rsidR="58E6F3D9"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5X14 + </w:t>
      </w:r>
      <w:r w:rsidR="2268EE86"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6log(X9) + </w:t>
      </w:r>
      <w:r w:rsidR="789E484F"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7log(X10) + </w:t>
      </w:r>
      <w:r w:rsidR="0FA7D382" w:rsidRPr="3CD3D158">
        <w:rPr>
          <w:rFonts w:ascii="LMRoman10-Regular" w:eastAsia="LMRoman10-Regular" w:hAnsi="LMRoman10-Regular" w:cs="LMRoman10-Regular"/>
          <w:sz w:val="20"/>
          <w:szCs w:val="20"/>
        </w:rPr>
        <w:t>β</w:t>
      </w:r>
      <w:r w:rsidR="2DF0AE00" w:rsidRPr="3CD3D158">
        <w:rPr>
          <w:rFonts w:ascii="LMRoman10-Regular" w:eastAsia="LMRoman10-Regular" w:hAnsi="LMRoman10-Regular" w:cs="LMRoman10-Regular"/>
          <w:sz w:val="20"/>
          <w:szCs w:val="20"/>
        </w:rPr>
        <w:t>8</w:t>
      </w:r>
      <w:r w:rsidRPr="3CD3D158">
        <w:rPr>
          <w:rFonts w:ascii="LMRoman10-Regular" w:hAnsi="LMRoman10-Regular" w:cs="LMRoman10-Regular"/>
          <w:sz w:val="20"/>
          <w:szCs w:val="20"/>
        </w:rPr>
        <w:t>log(X13) + e</w:t>
      </w:r>
    </w:p>
    <w:p w14:paraId="502E38E3" w14:textId="40F33736" w:rsidR="00F61C06" w:rsidRPr="001B79E7" w:rsidRDefault="30DA5BB3" w:rsidP="5F7B80B4">
      <w:pPr>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 xml:space="preserve">Checking for multicollinearity in the selected model, we see that </w:t>
      </w:r>
      <w:r w:rsidR="5DE2B845" w:rsidRPr="3CD3D158">
        <w:rPr>
          <w:rFonts w:ascii="LMRoman10-Regular" w:eastAsia="LMRoman10-Regular" w:hAnsi="LMRoman10-Regular" w:cs="LMRoman10-Regular"/>
          <w:sz w:val="20"/>
          <w:szCs w:val="20"/>
        </w:rPr>
        <w:t xml:space="preserve">there is collinearity issue within the model, so we drop </w:t>
      </w:r>
      <w:r w:rsidR="36146A91" w:rsidRPr="3CD3D158">
        <w:rPr>
          <w:rFonts w:ascii="LMRoman10-Regular" w:eastAsia="LMRoman10-Regular" w:hAnsi="LMRoman10-Regular" w:cs="LMRoman10-Regular"/>
          <w:sz w:val="20"/>
          <w:szCs w:val="20"/>
        </w:rPr>
        <w:t xml:space="preserve">the predictor income </w:t>
      </w:r>
      <w:r w:rsidR="5DE2B845" w:rsidRPr="3CD3D158">
        <w:rPr>
          <w:rFonts w:ascii="LMRoman10-Regular" w:eastAsia="LMRoman10-Regular" w:hAnsi="LMRoman10-Regular" w:cs="LMRoman10-Regular"/>
          <w:sz w:val="20"/>
          <w:szCs w:val="20"/>
        </w:rPr>
        <w:t xml:space="preserve">and </w:t>
      </w:r>
      <w:r w:rsidR="35740162" w:rsidRPr="3CD3D158">
        <w:rPr>
          <w:rFonts w:ascii="LMRoman10-Regular" w:eastAsia="LMRoman10-Regular" w:hAnsi="LMRoman10-Regular" w:cs="LMRoman10-Regular"/>
          <w:sz w:val="20"/>
          <w:szCs w:val="20"/>
        </w:rPr>
        <w:t>re-</w:t>
      </w:r>
      <w:r w:rsidR="6C87C70A" w:rsidRPr="3CD3D158">
        <w:rPr>
          <w:rFonts w:ascii="LMRoman10-Regular" w:eastAsia="LMRoman10-Regular" w:hAnsi="LMRoman10-Regular" w:cs="LMRoman10-Regular"/>
          <w:sz w:val="20"/>
          <w:szCs w:val="20"/>
        </w:rPr>
        <w:t>estimate the model</w:t>
      </w:r>
      <w:r w:rsidR="5DE2B845" w:rsidRPr="3CD3D158">
        <w:rPr>
          <w:rFonts w:ascii="LMRoman10-Regular" w:eastAsia="LMRoman10-Regular" w:hAnsi="LMRoman10-Regular" w:cs="LMRoman10-Regular"/>
          <w:sz w:val="20"/>
          <w:szCs w:val="20"/>
        </w:rPr>
        <w:t xml:space="preserve">. </w:t>
      </w:r>
    </w:p>
    <w:p w14:paraId="25D8D2BD" w14:textId="525B3EE5" w:rsidR="411FAA94" w:rsidRDefault="411FAA94" w:rsidP="3CD3D158">
      <w:pPr>
        <w:rPr>
          <w:rFonts w:ascii="LMRoman10-Regular" w:hAnsi="LMRoman10-Regular" w:cs="LMRoman10-Regular"/>
          <w:sz w:val="20"/>
          <w:szCs w:val="20"/>
        </w:rPr>
      </w:pPr>
      <w:r w:rsidRPr="3CD3D158">
        <w:rPr>
          <w:rFonts w:ascii="LMRoman10-Regular" w:hAnsi="LMRoman10-Regular" w:cs="LMRoman10-Regular"/>
          <w:sz w:val="20"/>
          <w:szCs w:val="20"/>
        </w:rPr>
        <w:t xml:space="preserve">Y = </w:t>
      </w:r>
      <w:r w:rsidR="3B6EB4B3"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0 + </w:t>
      </w:r>
      <w:r w:rsidR="4D396543"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1X16 + </w:t>
      </w:r>
      <w:r w:rsidR="2D7F3293"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2X1 + </w:t>
      </w:r>
      <w:r w:rsidR="4D8184BC"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3X3 + </w:t>
      </w:r>
      <w:r w:rsidR="703234D8"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4X7 + </w:t>
      </w:r>
      <w:r w:rsidR="0E73696F" w:rsidRPr="3CD3D158">
        <w:rPr>
          <w:rFonts w:ascii="LMRoman10-Regular" w:eastAsia="LMRoman10-Regular" w:hAnsi="LMRoman10-Regular" w:cs="LMRoman10-Regular"/>
          <w:sz w:val="20"/>
          <w:szCs w:val="20"/>
        </w:rPr>
        <w:t>β</w:t>
      </w:r>
      <w:r w:rsidR="2C3150F9" w:rsidRPr="3CD3D158">
        <w:rPr>
          <w:rFonts w:ascii="LMRoman10-Regular" w:eastAsia="LMRoman10-Regular" w:hAnsi="LMRoman10-Regular" w:cs="LMRoman10-Regular"/>
          <w:sz w:val="20"/>
          <w:szCs w:val="20"/>
        </w:rPr>
        <w:t>5</w:t>
      </w:r>
      <w:r w:rsidRPr="3CD3D158">
        <w:rPr>
          <w:rFonts w:ascii="LMRoman10-Regular" w:hAnsi="LMRoman10-Regular" w:cs="LMRoman10-Regular"/>
          <w:sz w:val="20"/>
          <w:szCs w:val="20"/>
        </w:rPr>
        <w:t xml:space="preserve">log(X9) + </w:t>
      </w:r>
      <w:r w:rsidR="0ACE2C30" w:rsidRPr="3CD3D158">
        <w:rPr>
          <w:rFonts w:ascii="LMRoman10-Regular" w:eastAsia="LMRoman10-Regular" w:hAnsi="LMRoman10-Regular" w:cs="LMRoman10-Regular"/>
          <w:sz w:val="20"/>
          <w:szCs w:val="20"/>
        </w:rPr>
        <w:t>β</w:t>
      </w:r>
      <w:r w:rsidR="7D560407" w:rsidRPr="3CD3D158">
        <w:rPr>
          <w:rFonts w:ascii="LMRoman10-Regular" w:eastAsia="LMRoman10-Regular" w:hAnsi="LMRoman10-Regular" w:cs="LMRoman10-Regular"/>
          <w:sz w:val="20"/>
          <w:szCs w:val="20"/>
        </w:rPr>
        <w:t>6</w:t>
      </w:r>
      <w:r w:rsidRPr="3CD3D158">
        <w:rPr>
          <w:rFonts w:ascii="LMRoman10-Regular" w:hAnsi="LMRoman10-Regular" w:cs="LMRoman10-Regular"/>
          <w:sz w:val="20"/>
          <w:szCs w:val="20"/>
        </w:rPr>
        <w:t xml:space="preserve">log(X10) + </w:t>
      </w:r>
      <w:r w:rsidR="7614AD3F"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7log(X13) + e</w:t>
      </w:r>
    </w:p>
    <w:p w14:paraId="3C14FA47" w14:textId="00E540DD" w:rsidR="00F61C06" w:rsidRPr="001B79E7" w:rsidRDefault="7C53B963" w:rsidP="5F7B80B4">
      <w:r>
        <w:rPr>
          <w:noProof/>
        </w:rPr>
        <w:lastRenderedPageBreak/>
        <w:drawing>
          <wp:inline distT="0" distB="0" distL="0" distR="0" wp14:anchorId="1750F259" wp14:editId="4C8FB241">
            <wp:extent cx="4572000" cy="333375"/>
            <wp:effectExtent l="0" t="0" r="0" b="0"/>
            <wp:docPr id="1595793456" name="Picture 159579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34BAD138" w14:textId="051ED612" w:rsidR="00F61C06" w:rsidRPr="001B79E7" w:rsidRDefault="4823926C" w:rsidP="3CD3D158">
      <w:pPr>
        <w:rPr>
          <w:rFonts w:ascii="LMRoman10-Regular" w:hAnsi="LMRoman10-Regular" w:cs="LMRoman10-Regular"/>
          <w:sz w:val="20"/>
          <w:szCs w:val="20"/>
        </w:rPr>
      </w:pPr>
      <w:r w:rsidRPr="3CD3D158">
        <w:rPr>
          <w:rFonts w:ascii="LMRoman10-Regular" w:hAnsi="LMRoman10-Regular" w:cs="LMRoman10-Regular"/>
          <w:sz w:val="20"/>
          <w:szCs w:val="20"/>
        </w:rPr>
        <w:t xml:space="preserve">Re-estimating the model, we now see that the best model is now size 7. </w:t>
      </w:r>
    </w:p>
    <w:p w14:paraId="672C6C23" w14:textId="16B0115C" w:rsidR="00F61C06" w:rsidRPr="001B79E7" w:rsidRDefault="0F8478E8" w:rsidP="5F7B80B4">
      <w:r>
        <w:rPr>
          <w:noProof/>
        </w:rPr>
        <w:drawing>
          <wp:inline distT="0" distB="0" distL="0" distR="0" wp14:anchorId="75E12757" wp14:editId="4271D7B3">
            <wp:extent cx="2447925" cy="1504950"/>
            <wp:effectExtent l="0" t="0" r="0" b="0"/>
            <wp:docPr id="185546052" name="Picture 18554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47925" cy="1504950"/>
                    </a:xfrm>
                    <a:prstGeom prst="rect">
                      <a:avLst/>
                    </a:prstGeom>
                  </pic:spPr>
                </pic:pic>
              </a:graphicData>
            </a:graphic>
          </wp:inline>
        </w:drawing>
      </w:r>
    </w:p>
    <w:p w14:paraId="59F88C4C" w14:textId="4413BD3D" w:rsidR="00F61C06" w:rsidRPr="001B79E7" w:rsidRDefault="40E58BA5" w:rsidP="3CD3D158">
      <w:pPr>
        <w:rPr>
          <w:rFonts w:ascii="LMRoman10-Regular" w:hAnsi="LMRoman10-Regular" w:cs="LMRoman10-Regular"/>
          <w:sz w:val="20"/>
          <w:szCs w:val="20"/>
        </w:rPr>
      </w:pPr>
      <w:r w:rsidRPr="3CD3D158">
        <w:rPr>
          <w:rFonts w:ascii="LMRoman10-Regular" w:hAnsi="LMRoman10-Regular" w:cs="LMRoman10-Regular"/>
          <w:sz w:val="20"/>
          <w:szCs w:val="20"/>
        </w:rPr>
        <w:t>Again,</w:t>
      </w:r>
      <w:r w:rsidR="4823926C" w:rsidRPr="3CD3D158">
        <w:rPr>
          <w:rFonts w:ascii="LMRoman10-Regular" w:hAnsi="LMRoman10-Regular" w:cs="LMRoman10-Regular"/>
          <w:sz w:val="20"/>
          <w:szCs w:val="20"/>
        </w:rPr>
        <w:t xml:space="preserve"> checking for multicollinearity, we see that </w:t>
      </w:r>
      <w:r w:rsidR="57148995" w:rsidRPr="3CD3D158">
        <w:rPr>
          <w:rFonts w:ascii="LMRoman10-Regular" w:hAnsi="LMRoman10-Regular" w:cs="LMRoman10-Regular"/>
          <w:sz w:val="20"/>
          <w:szCs w:val="20"/>
        </w:rPr>
        <w:t xml:space="preserve">there </w:t>
      </w:r>
      <w:r w:rsidR="212D05A3" w:rsidRPr="3CD3D158">
        <w:rPr>
          <w:rFonts w:ascii="LMRoman10-Regular" w:hAnsi="LMRoman10-Regular" w:cs="LMRoman10-Regular"/>
          <w:sz w:val="20"/>
          <w:szCs w:val="20"/>
        </w:rPr>
        <w:t xml:space="preserve">are </w:t>
      </w:r>
      <w:r w:rsidR="57148995" w:rsidRPr="3CD3D158">
        <w:rPr>
          <w:rFonts w:ascii="LMRoman10-Regular" w:hAnsi="LMRoman10-Regular" w:cs="LMRoman10-Regular"/>
          <w:sz w:val="20"/>
          <w:szCs w:val="20"/>
        </w:rPr>
        <w:t xml:space="preserve">no collinearity </w:t>
      </w:r>
      <w:r w:rsidR="57462A1A" w:rsidRPr="3CD3D158">
        <w:rPr>
          <w:rFonts w:ascii="LMRoman10-Regular" w:hAnsi="LMRoman10-Regular" w:cs="LMRoman10-Regular"/>
          <w:sz w:val="20"/>
          <w:szCs w:val="20"/>
        </w:rPr>
        <w:t>issues with</w:t>
      </w:r>
      <w:r w:rsidR="13D04238" w:rsidRPr="3CD3D158">
        <w:rPr>
          <w:rFonts w:ascii="LMRoman10-Regular" w:hAnsi="LMRoman10-Regular" w:cs="LMRoman10-Regular"/>
          <w:sz w:val="20"/>
          <w:szCs w:val="20"/>
        </w:rPr>
        <w:t>in the model of size 7</w:t>
      </w:r>
      <w:r w:rsidR="57148995" w:rsidRPr="3CD3D158">
        <w:rPr>
          <w:rFonts w:ascii="LMRoman10-Regular" w:hAnsi="LMRoman10-Regular" w:cs="LMRoman10-Regular"/>
          <w:sz w:val="20"/>
          <w:szCs w:val="20"/>
        </w:rPr>
        <w:t xml:space="preserve">. </w:t>
      </w:r>
    </w:p>
    <w:p w14:paraId="43BDE297" w14:textId="2E168D85" w:rsidR="00F61C06" w:rsidRPr="001B79E7" w:rsidRDefault="5644F634" w:rsidP="5F7B80B4">
      <w:r>
        <w:rPr>
          <w:noProof/>
        </w:rPr>
        <w:drawing>
          <wp:inline distT="0" distB="0" distL="0" distR="0" wp14:anchorId="023BEBBE" wp14:editId="3CED3FE9">
            <wp:extent cx="4572000" cy="342900"/>
            <wp:effectExtent l="0" t="0" r="0" b="0"/>
            <wp:docPr id="1177128354" name="Picture 117712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0D63EE0A" w14:textId="2EFE79F4" w:rsidR="00F61C06" w:rsidRPr="001B79E7" w:rsidRDefault="03BFB064" w:rsidP="3CD3D158">
      <w:pPr>
        <w:rPr>
          <w:rFonts w:ascii="LMRoman10-Regular" w:hAnsi="LMRoman10-Regular" w:cs="LMRoman10-Regular"/>
          <w:sz w:val="20"/>
          <w:szCs w:val="20"/>
        </w:rPr>
      </w:pPr>
      <w:r w:rsidRPr="3CD3D158">
        <w:rPr>
          <w:rFonts w:ascii="LMRoman10-Regular" w:hAnsi="LMRoman10-Regular" w:cs="LMRoman10-Regular"/>
          <w:sz w:val="20"/>
          <w:szCs w:val="20"/>
        </w:rPr>
        <w:t>F</w:t>
      </w:r>
      <w:r w:rsidR="73DD1B07" w:rsidRPr="3CD3D158">
        <w:rPr>
          <w:rFonts w:ascii="LMRoman10-Regular" w:hAnsi="LMRoman10-Regular" w:cs="LMRoman10-Regular"/>
          <w:sz w:val="20"/>
          <w:szCs w:val="20"/>
        </w:rPr>
        <w:t>rom variable selection</w:t>
      </w:r>
      <w:r w:rsidR="631454A9" w:rsidRPr="3CD3D158">
        <w:rPr>
          <w:rFonts w:ascii="LMRoman10-Regular" w:hAnsi="LMRoman10-Regular" w:cs="LMRoman10-Regular"/>
          <w:sz w:val="20"/>
          <w:szCs w:val="20"/>
        </w:rPr>
        <w:t>, we propose the model</w:t>
      </w:r>
      <w:r w:rsidR="0EDF0FBE" w:rsidRPr="3CD3D158">
        <w:rPr>
          <w:rFonts w:ascii="LMRoman10-Regular" w:hAnsi="LMRoman10-Regular" w:cs="LMRoman10-Regular"/>
          <w:sz w:val="20"/>
          <w:szCs w:val="20"/>
        </w:rPr>
        <w:t>:</w:t>
      </w:r>
    </w:p>
    <w:p w14:paraId="3681BF67" w14:textId="4FDD582B" w:rsidR="73DD1B07" w:rsidRDefault="73DD1B07" w:rsidP="3CD3D158">
      <w:pPr>
        <w:rPr>
          <w:rFonts w:ascii="LMRoman10-Regular" w:hAnsi="LMRoman10-Regular" w:cs="LMRoman10-Regular"/>
          <w:sz w:val="20"/>
          <w:szCs w:val="20"/>
        </w:rPr>
      </w:pPr>
      <w:r w:rsidRPr="3CD3D158">
        <w:rPr>
          <w:rFonts w:ascii="LMRoman10-Regular" w:hAnsi="LMRoman10-Regular" w:cs="LMRoman10-Regular"/>
          <w:sz w:val="20"/>
          <w:szCs w:val="20"/>
        </w:rPr>
        <w:t xml:space="preserve">Y = </w:t>
      </w:r>
      <w:r w:rsidR="033359CC" w:rsidRPr="3CD3D158">
        <w:rPr>
          <w:rFonts w:ascii="LMRoman10-Regular" w:hAnsi="LMRoman10-Regular" w:cs="LMRoman10-Regular"/>
          <w:sz w:val="20"/>
          <w:szCs w:val="20"/>
        </w:rPr>
        <w:t>β</w:t>
      </w:r>
      <w:r w:rsidRPr="3CD3D158">
        <w:rPr>
          <w:rFonts w:ascii="LMRoman10-Regular" w:hAnsi="LMRoman10-Regular" w:cs="LMRoman10-Regular"/>
          <w:sz w:val="20"/>
          <w:szCs w:val="20"/>
        </w:rPr>
        <w:t xml:space="preserve">0 + </w:t>
      </w:r>
      <w:r w:rsidR="00D6CF1B" w:rsidRPr="3CD3D158">
        <w:rPr>
          <w:rFonts w:ascii="LMRoman10-Regular" w:hAnsi="LMRoman10-Regular" w:cs="LMRoman10-Regular"/>
          <w:sz w:val="20"/>
          <w:szCs w:val="20"/>
        </w:rPr>
        <w:t>β</w:t>
      </w:r>
      <w:r w:rsidRPr="3CD3D158">
        <w:rPr>
          <w:rFonts w:ascii="LMRoman10-Regular" w:hAnsi="LMRoman10-Regular" w:cs="LMRoman10-Regular"/>
          <w:sz w:val="20"/>
          <w:szCs w:val="20"/>
        </w:rPr>
        <w:t xml:space="preserve">1X1 + </w:t>
      </w:r>
      <w:r w:rsidR="11D676F5" w:rsidRPr="3CD3D158">
        <w:rPr>
          <w:rFonts w:ascii="LMRoman10-Regular" w:eastAsia="LMRoman10-Regular" w:hAnsi="LMRoman10-Regular" w:cs="LMRoman10-Regular"/>
          <w:sz w:val="20"/>
          <w:szCs w:val="20"/>
        </w:rPr>
        <w:t>β</w:t>
      </w:r>
      <w:r w:rsidR="44486BDD" w:rsidRPr="3CD3D158">
        <w:rPr>
          <w:rFonts w:ascii="LMRoman10-Regular" w:hAnsi="LMRoman10-Regular" w:cs="LMRoman10-Regular"/>
          <w:sz w:val="20"/>
          <w:szCs w:val="20"/>
        </w:rPr>
        <w:t>2</w:t>
      </w:r>
      <w:r w:rsidRPr="3CD3D158">
        <w:rPr>
          <w:rFonts w:ascii="LMRoman10-Regular" w:hAnsi="LMRoman10-Regular" w:cs="LMRoman10-Regular"/>
          <w:sz w:val="20"/>
          <w:szCs w:val="20"/>
        </w:rPr>
        <w:t xml:space="preserve">X3 </w:t>
      </w:r>
      <w:r w:rsidR="76A45668" w:rsidRPr="3CD3D158">
        <w:rPr>
          <w:rFonts w:ascii="LMRoman10-Regular" w:hAnsi="LMRoman10-Regular" w:cs="LMRoman10-Regular"/>
          <w:sz w:val="20"/>
          <w:szCs w:val="20"/>
        </w:rPr>
        <w:t xml:space="preserve">+ </w:t>
      </w:r>
      <w:r w:rsidR="6E9BD34A" w:rsidRPr="3CD3D158">
        <w:rPr>
          <w:rFonts w:ascii="LMRoman10-Regular" w:eastAsia="LMRoman10-Regular" w:hAnsi="LMRoman10-Regular" w:cs="LMRoman10-Regular"/>
          <w:sz w:val="20"/>
          <w:szCs w:val="20"/>
        </w:rPr>
        <w:t>β</w:t>
      </w:r>
      <w:r w:rsidR="62353BF7" w:rsidRPr="3CD3D158">
        <w:rPr>
          <w:rFonts w:ascii="LMRoman10-Regular" w:hAnsi="LMRoman10-Regular" w:cs="LMRoman10-Regular"/>
          <w:sz w:val="20"/>
          <w:szCs w:val="20"/>
        </w:rPr>
        <w:t>3</w:t>
      </w:r>
      <w:r w:rsidRPr="3CD3D158">
        <w:rPr>
          <w:rFonts w:ascii="LMRoman10-Regular" w:hAnsi="LMRoman10-Regular" w:cs="LMRoman10-Regular"/>
          <w:sz w:val="20"/>
          <w:szCs w:val="20"/>
        </w:rPr>
        <w:t xml:space="preserve">X7 + </w:t>
      </w:r>
      <w:r w:rsidR="02B05759" w:rsidRPr="3CD3D158">
        <w:rPr>
          <w:rFonts w:ascii="LMRoman10-Regular" w:eastAsia="LMRoman10-Regular" w:hAnsi="LMRoman10-Regular" w:cs="LMRoman10-Regular"/>
          <w:sz w:val="20"/>
          <w:szCs w:val="20"/>
        </w:rPr>
        <w:t>β</w:t>
      </w:r>
      <w:r w:rsidR="0ADC160C" w:rsidRPr="3CD3D158">
        <w:rPr>
          <w:rFonts w:ascii="LMRoman10-Regular" w:hAnsi="LMRoman10-Regular" w:cs="LMRoman10-Regular"/>
          <w:sz w:val="20"/>
          <w:szCs w:val="20"/>
        </w:rPr>
        <w:t>4X14</w:t>
      </w:r>
      <w:r w:rsidRPr="3CD3D158">
        <w:rPr>
          <w:rFonts w:ascii="LMRoman10-Regular" w:hAnsi="LMRoman10-Regular" w:cs="LMRoman10-Regular"/>
          <w:sz w:val="20"/>
          <w:szCs w:val="20"/>
        </w:rPr>
        <w:t xml:space="preserve"> </w:t>
      </w:r>
      <w:r w:rsidR="243107BC" w:rsidRPr="3CD3D158">
        <w:rPr>
          <w:rFonts w:ascii="LMRoman10-Regular" w:hAnsi="LMRoman10-Regular" w:cs="LMRoman10-Regular"/>
          <w:sz w:val="20"/>
          <w:szCs w:val="20"/>
        </w:rPr>
        <w:t>+</w:t>
      </w:r>
      <w:r w:rsidR="3E66079B" w:rsidRPr="3CD3D158">
        <w:rPr>
          <w:rFonts w:ascii="LMRoman10-Regular" w:hAnsi="LMRoman10-Regular" w:cs="LMRoman10-Regular"/>
          <w:sz w:val="20"/>
          <w:szCs w:val="20"/>
        </w:rPr>
        <w:t xml:space="preserve"> </w:t>
      </w:r>
      <w:r w:rsidR="678B7AF6" w:rsidRPr="3CD3D158">
        <w:rPr>
          <w:rFonts w:ascii="LMRoman10-Regular" w:eastAsia="LMRoman10-Regular" w:hAnsi="LMRoman10-Regular" w:cs="LMRoman10-Regular"/>
          <w:sz w:val="20"/>
          <w:szCs w:val="20"/>
        </w:rPr>
        <w:t>β</w:t>
      </w:r>
      <w:r w:rsidR="379B813D" w:rsidRPr="3CD3D158">
        <w:rPr>
          <w:rFonts w:ascii="LMRoman10-Regular" w:hAnsi="LMRoman10-Regular" w:cs="LMRoman10-Regular"/>
          <w:sz w:val="20"/>
          <w:szCs w:val="20"/>
        </w:rPr>
        <w:t>5</w:t>
      </w:r>
      <w:r w:rsidRPr="3CD3D158">
        <w:rPr>
          <w:rFonts w:ascii="LMRoman10-Regular" w:hAnsi="LMRoman10-Regular" w:cs="LMRoman10-Regular"/>
          <w:sz w:val="20"/>
          <w:szCs w:val="20"/>
        </w:rPr>
        <w:t xml:space="preserve">log(X9) + </w:t>
      </w:r>
      <w:r w:rsidR="69CC6980" w:rsidRPr="3CD3D158">
        <w:rPr>
          <w:rFonts w:ascii="LMRoman10-Regular" w:eastAsia="LMRoman10-Regular" w:hAnsi="LMRoman10-Regular" w:cs="LMRoman10-Regular"/>
          <w:sz w:val="20"/>
          <w:szCs w:val="20"/>
        </w:rPr>
        <w:t>β</w:t>
      </w:r>
      <w:r w:rsidR="6297759E" w:rsidRPr="3CD3D158">
        <w:rPr>
          <w:rFonts w:ascii="LMRoman10-Regular" w:hAnsi="LMRoman10-Regular" w:cs="LMRoman10-Regular"/>
          <w:sz w:val="20"/>
          <w:szCs w:val="20"/>
        </w:rPr>
        <w:t>6</w:t>
      </w:r>
      <w:r w:rsidRPr="3CD3D158">
        <w:rPr>
          <w:rFonts w:ascii="LMRoman10-Regular" w:hAnsi="LMRoman10-Regular" w:cs="LMRoman10-Regular"/>
          <w:sz w:val="20"/>
          <w:szCs w:val="20"/>
        </w:rPr>
        <w:t xml:space="preserve">log(X10) </w:t>
      </w:r>
      <w:r w:rsidR="11A5662A" w:rsidRPr="3CD3D158">
        <w:rPr>
          <w:rFonts w:ascii="LMRoman10-Regular" w:hAnsi="LMRoman10-Regular" w:cs="LMRoman10-Regular"/>
          <w:sz w:val="20"/>
          <w:szCs w:val="20"/>
        </w:rPr>
        <w:t xml:space="preserve">+ </w:t>
      </w:r>
      <w:r w:rsidR="1F10C0BB" w:rsidRPr="3CD3D158">
        <w:rPr>
          <w:rFonts w:ascii="LMRoman10-Regular" w:eastAsia="LMRoman10-Regular" w:hAnsi="LMRoman10-Regular" w:cs="LMRoman10-Regular"/>
          <w:sz w:val="20"/>
          <w:szCs w:val="20"/>
        </w:rPr>
        <w:t>β</w:t>
      </w:r>
      <w:r w:rsidR="3F0A7945" w:rsidRPr="3CD3D158">
        <w:rPr>
          <w:rFonts w:ascii="LMRoman10-Regular" w:hAnsi="LMRoman10-Regular" w:cs="LMRoman10-Regular"/>
          <w:sz w:val="20"/>
          <w:szCs w:val="20"/>
        </w:rPr>
        <w:t>7</w:t>
      </w:r>
      <w:r w:rsidRPr="3CD3D158">
        <w:rPr>
          <w:rFonts w:ascii="LMRoman10-Regular" w:hAnsi="LMRoman10-Regular" w:cs="LMRoman10-Regular"/>
          <w:sz w:val="20"/>
          <w:szCs w:val="20"/>
        </w:rPr>
        <w:t>log(X13) + e</w:t>
      </w:r>
    </w:p>
    <w:p w14:paraId="36BA5805" w14:textId="70B51A0E" w:rsidR="2F95AFAB" w:rsidRDefault="2F95AFAB" w:rsidP="3CD3D158">
      <w:pPr>
        <w:rPr>
          <w:rFonts w:ascii="LMRoman10-Regular" w:hAnsi="LMRoman10-Regular" w:cs="LMRoman10-Regular"/>
          <w:sz w:val="20"/>
          <w:szCs w:val="20"/>
        </w:rPr>
      </w:pPr>
      <w:r w:rsidRPr="3CD3D158">
        <w:rPr>
          <w:rFonts w:ascii="LMRoman10-Regular" w:hAnsi="LMRoman10-Regular" w:cs="LMRoman10-Regular"/>
          <w:sz w:val="20"/>
          <w:szCs w:val="20"/>
        </w:rPr>
        <w:t>A</w:t>
      </w:r>
      <w:r w:rsidR="6F701D08" w:rsidRPr="3CD3D158">
        <w:rPr>
          <w:rFonts w:ascii="LMRoman10-Regular" w:hAnsi="LMRoman10-Regular" w:cs="LMRoman10-Regular"/>
          <w:sz w:val="20"/>
          <w:szCs w:val="20"/>
        </w:rPr>
        <w:t>lthough we</w:t>
      </w:r>
      <w:r w:rsidR="3133DF90" w:rsidRPr="3CD3D158">
        <w:rPr>
          <w:rFonts w:ascii="LMRoman10-Regular" w:hAnsi="LMRoman10-Regular" w:cs="LMRoman10-Regular"/>
          <w:sz w:val="20"/>
          <w:szCs w:val="20"/>
        </w:rPr>
        <w:t xml:space="preserve"> perform</w:t>
      </w:r>
      <w:r w:rsidR="7EBD37D0" w:rsidRPr="3CD3D158">
        <w:rPr>
          <w:rFonts w:ascii="LMRoman10-Regular" w:hAnsi="LMRoman10-Regular" w:cs="LMRoman10-Regular"/>
          <w:sz w:val="20"/>
          <w:szCs w:val="20"/>
        </w:rPr>
        <w:t>ed</w:t>
      </w:r>
      <w:r w:rsidR="3133DF90" w:rsidRPr="3CD3D158">
        <w:rPr>
          <w:rFonts w:ascii="LMRoman10-Regular" w:hAnsi="LMRoman10-Regular" w:cs="LMRoman10-Regular"/>
          <w:sz w:val="20"/>
          <w:szCs w:val="20"/>
        </w:rPr>
        <w:t xml:space="preserve"> log transformations earl</w:t>
      </w:r>
      <w:r w:rsidR="1C8819BF" w:rsidRPr="3CD3D158">
        <w:rPr>
          <w:rFonts w:ascii="LMRoman10-Regular" w:hAnsi="LMRoman10-Regular" w:cs="LMRoman10-Regular"/>
          <w:sz w:val="20"/>
          <w:szCs w:val="20"/>
        </w:rPr>
        <w:t xml:space="preserve">y on, </w:t>
      </w:r>
      <w:r w:rsidR="11FD4E4A" w:rsidRPr="3CD3D158">
        <w:rPr>
          <w:rFonts w:ascii="LMRoman10-Regular" w:hAnsi="LMRoman10-Regular" w:cs="LMRoman10-Regular"/>
          <w:sz w:val="20"/>
          <w:szCs w:val="20"/>
        </w:rPr>
        <w:t>looking at the plots</w:t>
      </w:r>
      <w:r w:rsidR="76C4F5A1" w:rsidRPr="3CD3D158">
        <w:rPr>
          <w:rFonts w:ascii="LMRoman10-Regular" w:hAnsi="LMRoman10-Regular" w:cs="LMRoman10-Regular"/>
          <w:sz w:val="20"/>
          <w:szCs w:val="20"/>
        </w:rPr>
        <w:t>,</w:t>
      </w:r>
      <w:r w:rsidR="11FD4E4A" w:rsidRPr="3CD3D158">
        <w:rPr>
          <w:rFonts w:ascii="LMRoman10-Regular" w:hAnsi="LMRoman10-Regular" w:cs="LMRoman10-Regular"/>
          <w:sz w:val="20"/>
          <w:szCs w:val="20"/>
        </w:rPr>
        <w:t xml:space="preserve"> t</w:t>
      </w:r>
      <w:r w:rsidR="1C8819BF" w:rsidRPr="3CD3D158">
        <w:rPr>
          <w:rFonts w:ascii="LMRoman10-Regular" w:hAnsi="LMRoman10-Regular" w:cs="LMRoman10-Regular"/>
          <w:sz w:val="20"/>
          <w:szCs w:val="20"/>
        </w:rPr>
        <w:t>he data is still</w:t>
      </w:r>
      <w:r w:rsidR="3133DF90" w:rsidRPr="3CD3D158">
        <w:rPr>
          <w:rFonts w:ascii="LMRoman10-Regular" w:hAnsi="LMRoman10-Regular" w:cs="LMRoman10-Regular"/>
          <w:sz w:val="20"/>
          <w:szCs w:val="20"/>
        </w:rPr>
        <w:t xml:space="preserve"> skewed. </w:t>
      </w:r>
    </w:p>
    <w:p w14:paraId="1889F048" w14:textId="6CC0C72E" w:rsidR="29184775" w:rsidRDefault="29184775" w:rsidP="3CD3D158">
      <w:r>
        <w:rPr>
          <w:noProof/>
        </w:rPr>
        <w:drawing>
          <wp:inline distT="0" distB="0" distL="0" distR="0" wp14:anchorId="45AE3313" wp14:editId="7C485686">
            <wp:extent cx="4572000" cy="2476500"/>
            <wp:effectExtent l="0" t="0" r="0" b="0"/>
            <wp:docPr id="629758397" name="Picture 62975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5313DCB3" w14:textId="3515BC1C" w:rsidR="2032C191" w:rsidRDefault="2032C191" w:rsidP="3CD3D158">
      <w:pPr>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Based on the R-output by using “</w:t>
      </w:r>
      <w:proofErr w:type="spellStart"/>
      <w:r w:rsidR="46337645" w:rsidRPr="3CD3D158">
        <w:rPr>
          <w:rFonts w:ascii="LMRoman10-Regular" w:eastAsia="LMRoman10-Regular" w:hAnsi="LMRoman10-Regular" w:cs="LMRoman10-Regular"/>
          <w:sz w:val="20"/>
          <w:szCs w:val="20"/>
        </w:rPr>
        <w:t>powerTransform</w:t>
      </w:r>
      <w:proofErr w:type="spellEnd"/>
      <w:r w:rsidRPr="3CD3D158">
        <w:rPr>
          <w:rFonts w:ascii="LMRoman10-Regular" w:eastAsia="LMRoman10-Regular" w:hAnsi="LMRoman10-Regular" w:cs="LMRoman10-Regular"/>
          <w:sz w:val="20"/>
          <w:szCs w:val="20"/>
        </w:rPr>
        <w:t>”, we propose the model</w:t>
      </w:r>
    </w:p>
    <w:p w14:paraId="6200C36B" w14:textId="5FE8B8D4" w:rsidR="75DFE749" w:rsidRDefault="75DFE749" w:rsidP="3CD3D158">
      <w:pPr>
        <w:rPr>
          <w:rFonts w:ascii="LMRoman10-Regular" w:hAnsi="LMRoman10-Regular" w:cs="LMRoman10-Regular"/>
          <w:sz w:val="20"/>
          <w:szCs w:val="20"/>
        </w:rPr>
      </w:pPr>
      <w:r w:rsidRPr="3CD3D158">
        <w:rPr>
          <w:rFonts w:ascii="LMRoman10-Regular" w:hAnsi="LMRoman10-Regular" w:cs="LMRoman10-Regular"/>
          <w:sz w:val="20"/>
          <w:szCs w:val="20"/>
        </w:rPr>
        <w:t xml:space="preserve">Y = </w:t>
      </w:r>
      <w:r w:rsidR="683E479F"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0 + </w:t>
      </w:r>
      <w:r w:rsidR="2B3C06A6"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1X1 + </w:t>
      </w:r>
      <w:r w:rsidR="5A5BF93A"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2X3^3 + </w:t>
      </w:r>
      <w:r w:rsidR="33B96D5A"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3X7^3 + </w:t>
      </w:r>
      <w:r w:rsidR="14A59132"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4X14 + </w:t>
      </w:r>
      <w:r w:rsidR="140C35A6"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5log(X9) + </w:t>
      </w:r>
      <w:r w:rsidR="1F66140B"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 xml:space="preserve">6log(X10) + </w:t>
      </w:r>
      <w:r w:rsidR="29284E05" w:rsidRPr="3CD3D158">
        <w:rPr>
          <w:rFonts w:ascii="LMRoman10-Regular" w:eastAsia="LMRoman10-Regular" w:hAnsi="LMRoman10-Regular" w:cs="LMRoman10-Regular"/>
          <w:sz w:val="20"/>
          <w:szCs w:val="20"/>
        </w:rPr>
        <w:t>β</w:t>
      </w:r>
      <w:r w:rsidRPr="3CD3D158">
        <w:rPr>
          <w:rFonts w:ascii="LMRoman10-Regular" w:hAnsi="LMRoman10-Regular" w:cs="LMRoman10-Regular"/>
          <w:sz w:val="20"/>
          <w:szCs w:val="20"/>
        </w:rPr>
        <w:t>7log(X13) + e</w:t>
      </w:r>
    </w:p>
    <w:p w14:paraId="2CCDCD3C" w14:textId="51085BE5" w:rsidR="67175F28" w:rsidRDefault="67175F28" w:rsidP="3CD3D158">
      <w:pPr>
        <w:rPr>
          <w:rFonts w:ascii="LMRoman10-Regular" w:eastAsia="LMRoman10-Regular" w:hAnsi="LMRoman10-Regular" w:cs="LMRoman10-Regular"/>
          <w:sz w:val="20"/>
          <w:szCs w:val="20"/>
        </w:rPr>
      </w:pPr>
      <w:r w:rsidRPr="3CD3D158">
        <w:rPr>
          <w:rFonts w:ascii="LMRoman10-Regular" w:hAnsi="LMRoman10-Regular" w:cs="LMRoman10-Regular"/>
          <w:sz w:val="20"/>
          <w:szCs w:val="20"/>
        </w:rPr>
        <w:t xml:space="preserve">Note: we </w:t>
      </w:r>
      <w:r w:rsidR="6461298B" w:rsidRPr="3CD3D158">
        <w:rPr>
          <w:rFonts w:ascii="LMRoman10-Regular" w:hAnsi="LMRoman10-Regular" w:cs="LMRoman10-Regular"/>
          <w:sz w:val="20"/>
          <w:szCs w:val="20"/>
        </w:rPr>
        <w:t xml:space="preserve">chose </w:t>
      </w:r>
      <w:r w:rsidRPr="3CD3D158">
        <w:rPr>
          <w:rFonts w:ascii="LMRoman10-Regular" w:hAnsi="LMRoman10-Regular" w:cs="LMRoman10-Regular"/>
          <w:sz w:val="20"/>
          <w:szCs w:val="20"/>
        </w:rPr>
        <w:t>not</w:t>
      </w:r>
      <w:r w:rsidR="3103BCAB" w:rsidRPr="3CD3D158">
        <w:rPr>
          <w:rFonts w:ascii="LMRoman10-Regular" w:hAnsi="LMRoman10-Regular" w:cs="LMRoman10-Regular"/>
          <w:sz w:val="20"/>
          <w:szCs w:val="20"/>
        </w:rPr>
        <w:t xml:space="preserve"> to</w:t>
      </w:r>
      <w:r w:rsidRPr="3CD3D158">
        <w:rPr>
          <w:rFonts w:ascii="LMRoman10-Regular" w:hAnsi="LMRoman10-Regular" w:cs="LMRoman10-Regular"/>
          <w:sz w:val="20"/>
          <w:szCs w:val="20"/>
        </w:rPr>
        <w:t xml:space="preserve"> transform income since the diagnostic plots </w:t>
      </w:r>
      <w:r w:rsidR="1D8B42C7" w:rsidRPr="3CD3D158">
        <w:rPr>
          <w:rFonts w:ascii="LMRoman10-Regular" w:hAnsi="LMRoman10-Regular" w:cs="LMRoman10-Regular"/>
          <w:sz w:val="20"/>
          <w:szCs w:val="20"/>
        </w:rPr>
        <w:t xml:space="preserve">already </w:t>
      </w:r>
      <w:r w:rsidRPr="3CD3D158">
        <w:rPr>
          <w:rFonts w:ascii="LMRoman10-Regular" w:hAnsi="LMRoman10-Regular" w:cs="LMRoman10-Regular"/>
          <w:sz w:val="20"/>
          <w:szCs w:val="20"/>
        </w:rPr>
        <w:t xml:space="preserve">met the </w:t>
      </w:r>
      <w:r w:rsidR="65D4D054" w:rsidRPr="3CD3D158">
        <w:rPr>
          <w:rFonts w:ascii="LMRoman10-Regular" w:hAnsi="LMRoman10-Regular" w:cs="LMRoman10-Regular"/>
          <w:sz w:val="20"/>
          <w:szCs w:val="20"/>
        </w:rPr>
        <w:t>assumptions,</w:t>
      </w:r>
      <w:r w:rsidRPr="3CD3D158">
        <w:rPr>
          <w:rFonts w:ascii="LMRoman10-Regular" w:hAnsi="LMRoman10-Regular" w:cs="LMRoman10-Regular"/>
          <w:sz w:val="20"/>
          <w:szCs w:val="20"/>
        </w:rPr>
        <w:t xml:space="preserve"> and we also </w:t>
      </w:r>
      <w:r w:rsidR="270D15D8" w:rsidRPr="3CD3D158">
        <w:rPr>
          <w:rFonts w:ascii="LMRoman10-Regular" w:hAnsi="LMRoman10-Regular" w:cs="LMRoman10-Regular"/>
          <w:sz w:val="20"/>
          <w:szCs w:val="20"/>
        </w:rPr>
        <w:t xml:space="preserve">did </w:t>
      </w:r>
      <w:r w:rsidRPr="3CD3D158">
        <w:rPr>
          <w:rFonts w:ascii="LMRoman10-Regular" w:hAnsi="LMRoman10-Regular" w:cs="LMRoman10-Regular"/>
          <w:sz w:val="20"/>
          <w:szCs w:val="20"/>
        </w:rPr>
        <w:t>not perform any additional transformation</w:t>
      </w:r>
      <w:r w:rsidR="45362FA7" w:rsidRPr="3CD3D158">
        <w:rPr>
          <w:rFonts w:ascii="LMRoman10-Regular" w:hAnsi="LMRoman10-Regular" w:cs="LMRoman10-Regular"/>
          <w:sz w:val="20"/>
          <w:szCs w:val="20"/>
        </w:rPr>
        <w:t>s to the variables that were log transformed early on</w:t>
      </w:r>
      <w:r w:rsidR="2E5C0E97" w:rsidRPr="3CD3D158">
        <w:rPr>
          <w:rFonts w:ascii="LMRoman10-Regular" w:hAnsi="LMRoman10-Regular" w:cs="LMRoman10-Regular"/>
          <w:sz w:val="20"/>
          <w:szCs w:val="20"/>
        </w:rPr>
        <w:t>.</w:t>
      </w:r>
      <w:r w:rsidR="45362FA7" w:rsidRPr="3CD3D158">
        <w:rPr>
          <w:rFonts w:ascii="LMRoman10-Regular" w:hAnsi="LMRoman10-Regular" w:cs="LMRoman10-Regular"/>
          <w:sz w:val="20"/>
          <w:szCs w:val="20"/>
        </w:rPr>
        <w:t xml:space="preserve"> </w:t>
      </w:r>
      <w:r w:rsidR="3EB20C99" w:rsidRPr="3CD3D158">
        <w:rPr>
          <w:rFonts w:ascii="LMRoman10-Regular" w:hAnsi="LMRoman10-Regular" w:cs="LMRoman10-Regular"/>
          <w:sz w:val="20"/>
          <w:szCs w:val="20"/>
        </w:rPr>
        <w:t>A</w:t>
      </w:r>
      <w:r w:rsidRPr="3CD3D158">
        <w:rPr>
          <w:rFonts w:ascii="LMRoman10-Regular" w:hAnsi="LMRoman10-Regular" w:cs="LMRoman10-Regular"/>
          <w:sz w:val="20"/>
          <w:szCs w:val="20"/>
        </w:rPr>
        <w:t>nd</w:t>
      </w:r>
      <w:r w:rsidR="139C398E" w:rsidRPr="3CD3D158">
        <w:rPr>
          <w:rFonts w:ascii="LMRoman10-Regular" w:hAnsi="LMRoman10-Regular" w:cs="LMRoman10-Regular"/>
          <w:sz w:val="20"/>
          <w:szCs w:val="20"/>
        </w:rPr>
        <w:t xml:space="preserve"> to </w:t>
      </w:r>
      <w:r w:rsidR="72F92CBB" w:rsidRPr="3CD3D158">
        <w:rPr>
          <w:rFonts w:ascii="LMRoman10-Regular" w:hAnsi="LMRoman10-Regular" w:cs="LMRoman10-Regular"/>
          <w:sz w:val="20"/>
          <w:szCs w:val="20"/>
        </w:rPr>
        <w:t>retain interpretability</w:t>
      </w:r>
      <w:r w:rsidR="139C398E" w:rsidRPr="3CD3D158">
        <w:rPr>
          <w:rFonts w:ascii="LMRoman10-Regular" w:hAnsi="LMRoman10-Regular" w:cs="LMRoman10-Regular"/>
          <w:sz w:val="20"/>
          <w:szCs w:val="20"/>
        </w:rPr>
        <w:t xml:space="preserve"> of the model and data,</w:t>
      </w:r>
      <w:r w:rsidRPr="3CD3D158">
        <w:rPr>
          <w:rFonts w:ascii="LMRoman10-Regular" w:hAnsi="LMRoman10-Regular" w:cs="LMRoman10-Regular"/>
          <w:sz w:val="20"/>
          <w:szCs w:val="20"/>
        </w:rPr>
        <w:t xml:space="preserve"> we also did not transform life expectancy</w:t>
      </w:r>
      <w:r w:rsidR="46807209" w:rsidRPr="3CD3D158">
        <w:rPr>
          <w:rFonts w:ascii="LMRoman10-Regular" w:hAnsi="LMRoman10-Regular" w:cs="LMRoman10-Regular"/>
          <w:sz w:val="20"/>
          <w:szCs w:val="20"/>
        </w:rPr>
        <w:t xml:space="preserve">. </w:t>
      </w:r>
    </w:p>
    <w:p w14:paraId="5581AD69" w14:textId="68286791" w:rsidR="75DFE749" w:rsidRDefault="75DFE749" w:rsidP="3CD3D158">
      <w:r>
        <w:rPr>
          <w:noProof/>
        </w:rPr>
        <w:lastRenderedPageBreak/>
        <w:drawing>
          <wp:inline distT="0" distB="0" distL="0" distR="0" wp14:anchorId="07B67031" wp14:editId="4D613022">
            <wp:extent cx="3838575" cy="1771650"/>
            <wp:effectExtent l="0" t="0" r="0" b="0"/>
            <wp:docPr id="575793873" name="Picture 57579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38575" cy="1771650"/>
                    </a:xfrm>
                    <a:prstGeom prst="rect">
                      <a:avLst/>
                    </a:prstGeom>
                  </pic:spPr>
                </pic:pic>
              </a:graphicData>
            </a:graphic>
          </wp:inline>
        </w:drawing>
      </w:r>
    </w:p>
    <w:p w14:paraId="5A43FFAF" w14:textId="4DE0B6D5" w:rsidR="4DFFF8D9" w:rsidRDefault="4DFFF8D9" w:rsidP="3CD3D158">
      <w:r>
        <w:t xml:space="preserve">Checking our transformed model for multicollinearity, we see that all VIFs are under 5 so the regression coefficients are adequately estimated. </w:t>
      </w:r>
    </w:p>
    <w:p w14:paraId="04517FED" w14:textId="4C15AFB5" w:rsidR="2B122EDD" w:rsidRDefault="2B122EDD" w:rsidP="3CD3D158">
      <w:r>
        <w:rPr>
          <w:noProof/>
        </w:rPr>
        <w:drawing>
          <wp:inline distT="0" distB="0" distL="0" distR="0" wp14:anchorId="1B7FFDCD" wp14:editId="41238E0F">
            <wp:extent cx="5915025" cy="271105"/>
            <wp:effectExtent l="0" t="0" r="0" b="0"/>
            <wp:docPr id="1779724532" name="Picture 177972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271105"/>
                    </a:xfrm>
                    <a:prstGeom prst="rect">
                      <a:avLst/>
                    </a:prstGeom>
                  </pic:spPr>
                </pic:pic>
              </a:graphicData>
            </a:graphic>
          </wp:inline>
        </w:drawing>
      </w:r>
    </w:p>
    <w:p w14:paraId="7451BCE6" w14:textId="2D1DE10F" w:rsidR="0CD2D21A" w:rsidRDefault="0CD2D21A" w:rsidP="3CD3D158">
      <w:r>
        <w:t xml:space="preserve">As we can see the data is </w:t>
      </w:r>
      <w:r w:rsidR="6F3F09B1">
        <w:t>much</w:t>
      </w:r>
      <w:r>
        <w:t xml:space="preserve"> better now.</w:t>
      </w:r>
    </w:p>
    <w:p w14:paraId="759CFF2D" w14:textId="2BF07735" w:rsidR="691AE28A" w:rsidRDefault="691AE28A" w:rsidP="3CD3D158">
      <w:r>
        <w:rPr>
          <w:noProof/>
        </w:rPr>
        <w:drawing>
          <wp:inline distT="0" distB="0" distL="0" distR="0" wp14:anchorId="3C5BBF47" wp14:editId="216D6306">
            <wp:extent cx="4572000" cy="2476500"/>
            <wp:effectExtent l="0" t="0" r="0" b="0"/>
            <wp:docPr id="1067902614" name="Picture 106790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676D644A" w14:textId="59282930" w:rsidR="619D0A7C" w:rsidRDefault="619D0A7C" w:rsidP="3CD3D158">
      <w:pPr>
        <w:rPr>
          <w:rFonts w:ascii="LMRoman10-Regular" w:hAnsi="LMRoman10-Regular" w:cs="LMRoman10-Regular"/>
          <w:sz w:val="20"/>
          <w:szCs w:val="20"/>
        </w:rPr>
      </w:pPr>
      <w:r w:rsidRPr="3CD3D158">
        <w:rPr>
          <w:rFonts w:ascii="LMRoman10-Regular" w:hAnsi="LMRoman10-Regular" w:cs="LMRoman10-Regular"/>
          <w:sz w:val="20"/>
          <w:szCs w:val="20"/>
        </w:rPr>
        <w:t>Looking at the diagnostics plots to check the assumptions of a valid multiple linear regression model are met.</w:t>
      </w:r>
    </w:p>
    <w:p w14:paraId="32535040" w14:textId="0E38E88C" w:rsidR="3F4D6656" w:rsidRDefault="3F4D6656" w:rsidP="3CD3D158">
      <w:pPr>
        <w:rPr>
          <w:rFonts w:ascii="LMRoman10-Regular" w:hAnsi="LMRoman10-Regular" w:cs="LMRoman10-Regular"/>
          <w:sz w:val="20"/>
          <w:szCs w:val="20"/>
        </w:rPr>
      </w:pPr>
      <w:r>
        <w:rPr>
          <w:noProof/>
        </w:rPr>
        <w:lastRenderedPageBreak/>
        <w:drawing>
          <wp:inline distT="0" distB="0" distL="0" distR="0" wp14:anchorId="1A01D617" wp14:editId="42FFE467">
            <wp:extent cx="3308465" cy="1895487"/>
            <wp:effectExtent l="0" t="0" r="0" b="0"/>
            <wp:docPr id="1734359755" name="Picture 17343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6462"/>
                    <a:stretch>
                      <a:fillRect/>
                    </a:stretch>
                  </pic:blipFill>
                  <pic:spPr>
                    <a:xfrm>
                      <a:off x="0" y="0"/>
                      <a:ext cx="3308465" cy="1895487"/>
                    </a:xfrm>
                    <a:prstGeom prst="rect">
                      <a:avLst/>
                    </a:prstGeom>
                  </pic:spPr>
                </pic:pic>
              </a:graphicData>
            </a:graphic>
          </wp:inline>
        </w:drawing>
      </w:r>
      <w:r w:rsidR="2F37EFA7">
        <w:rPr>
          <w:noProof/>
        </w:rPr>
        <w:drawing>
          <wp:inline distT="0" distB="0" distL="0" distR="0" wp14:anchorId="1F1999DC" wp14:editId="74C2AE3F">
            <wp:extent cx="3342508" cy="2047286"/>
            <wp:effectExtent l="0" t="0" r="0" b="0"/>
            <wp:docPr id="1614847036" name="Picture 161484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42508" cy="2047286"/>
                    </a:xfrm>
                    <a:prstGeom prst="rect">
                      <a:avLst/>
                    </a:prstGeom>
                  </pic:spPr>
                </pic:pic>
              </a:graphicData>
            </a:graphic>
          </wp:inline>
        </w:drawing>
      </w:r>
    </w:p>
    <w:p w14:paraId="1EAC7EA1" w14:textId="43E90E98" w:rsidR="3CD3D158" w:rsidRDefault="3CD3D158" w:rsidP="3CD3D158"/>
    <w:p w14:paraId="4A456E5B" w14:textId="06543E4B" w:rsidR="3F4D6656" w:rsidRDefault="3F4D6656" w:rsidP="3CD3D158">
      <w:r>
        <w:rPr>
          <w:noProof/>
        </w:rPr>
        <w:drawing>
          <wp:inline distT="0" distB="0" distL="0" distR="0" wp14:anchorId="04FE99D5" wp14:editId="535D1FEF">
            <wp:extent cx="3257550" cy="1995249"/>
            <wp:effectExtent l="0" t="0" r="0" b="0"/>
            <wp:docPr id="1983283825" name="Picture 198328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57550" cy="1995249"/>
                    </a:xfrm>
                    <a:prstGeom prst="rect">
                      <a:avLst/>
                    </a:prstGeom>
                  </pic:spPr>
                </pic:pic>
              </a:graphicData>
            </a:graphic>
          </wp:inline>
        </w:drawing>
      </w:r>
    </w:p>
    <w:p w14:paraId="02677EB3" w14:textId="140D397E" w:rsidR="0B579C42" w:rsidRDefault="0B579C42" w:rsidP="3CD3D158">
      <w:pPr>
        <w:rPr>
          <w:rFonts w:ascii="LMRoman10-Regular" w:hAnsi="LMRoman10-Regular" w:cs="LMRoman10-Regular"/>
          <w:sz w:val="20"/>
          <w:szCs w:val="20"/>
        </w:rPr>
      </w:pPr>
      <w:r w:rsidRPr="3CD3D158">
        <w:rPr>
          <w:rFonts w:ascii="LMRoman10-Regular" w:hAnsi="LMRoman10-Regular" w:cs="LMRoman10-Regular"/>
          <w:sz w:val="20"/>
          <w:szCs w:val="20"/>
        </w:rPr>
        <w:t xml:space="preserve">There seems to be no obvious pattern in most </w:t>
      </w:r>
      <w:r w:rsidR="385554AD" w:rsidRPr="3CD3D158">
        <w:rPr>
          <w:rFonts w:ascii="LMRoman10-Regular" w:hAnsi="LMRoman10-Regular" w:cs="LMRoman10-Regular"/>
          <w:sz w:val="20"/>
          <w:szCs w:val="20"/>
        </w:rPr>
        <w:t>standardized</w:t>
      </w:r>
      <w:r w:rsidRPr="3CD3D158">
        <w:rPr>
          <w:rFonts w:ascii="LMRoman10-Regular" w:hAnsi="LMRoman10-Regular" w:cs="LMRoman10-Regular"/>
          <w:sz w:val="20"/>
          <w:szCs w:val="20"/>
        </w:rPr>
        <w:t xml:space="preserve"> residual plots. The scatter plot for Life Expectancy</w:t>
      </w:r>
      <w:r w:rsidR="35292608" w:rsidRPr="3CD3D158">
        <w:rPr>
          <w:rFonts w:ascii="LMRoman10-Regular" w:hAnsi="LMRoman10-Regular" w:cs="LMRoman10-Regular"/>
          <w:sz w:val="20"/>
          <w:szCs w:val="20"/>
        </w:rPr>
        <w:t xml:space="preserve"> shows a good fit. </w:t>
      </w:r>
      <w:r w:rsidR="2ABD769F" w:rsidRPr="3CD3D158">
        <w:rPr>
          <w:rFonts w:ascii="LMRoman10-Regular" w:hAnsi="LMRoman10-Regular" w:cs="LMRoman10-Regular"/>
          <w:sz w:val="20"/>
          <w:szCs w:val="20"/>
        </w:rPr>
        <w:t xml:space="preserve">Residuals show near-random behavior but a slightly decreasing trend. </w:t>
      </w:r>
      <w:r w:rsidR="35292608" w:rsidRPr="3CD3D158">
        <w:rPr>
          <w:rFonts w:ascii="LMRoman10-Regular" w:hAnsi="LMRoman10-Regular" w:cs="LMRoman10-Regular"/>
          <w:sz w:val="20"/>
          <w:szCs w:val="20"/>
        </w:rPr>
        <w:t xml:space="preserve">The scale location plot shows </w:t>
      </w:r>
      <w:r w:rsidR="61F05482" w:rsidRPr="3CD3D158">
        <w:rPr>
          <w:rFonts w:ascii="LMRoman10-Regular" w:hAnsi="LMRoman10-Regular" w:cs="LMRoman10-Regular"/>
          <w:sz w:val="20"/>
          <w:szCs w:val="20"/>
        </w:rPr>
        <w:t>constant</w:t>
      </w:r>
      <w:r w:rsidR="35292608" w:rsidRPr="3CD3D158">
        <w:rPr>
          <w:rFonts w:ascii="LMRoman10-Regular" w:hAnsi="LMRoman10-Regular" w:cs="LMRoman10-Regular"/>
          <w:sz w:val="20"/>
          <w:szCs w:val="20"/>
        </w:rPr>
        <w:t xml:space="preserve"> variance. The QQ plot shows the random error is close to normal distribution besid</w:t>
      </w:r>
      <w:r w:rsidR="611E7A2F" w:rsidRPr="3CD3D158">
        <w:rPr>
          <w:rFonts w:ascii="LMRoman10-Regular" w:hAnsi="LMRoman10-Regular" w:cs="LMRoman10-Regular"/>
          <w:sz w:val="20"/>
          <w:szCs w:val="20"/>
        </w:rPr>
        <w:t xml:space="preserve">es for a few points that skew away from the fit towards both tail ends. </w:t>
      </w:r>
      <w:r w:rsidR="225FA4E3" w:rsidRPr="3CD3D158">
        <w:rPr>
          <w:rFonts w:ascii="LMRoman10-Regular" w:hAnsi="LMRoman10-Regular" w:cs="LMRoman10-Regular"/>
          <w:sz w:val="20"/>
          <w:szCs w:val="20"/>
        </w:rPr>
        <w:t>Except for some small issues, t</w:t>
      </w:r>
      <w:r w:rsidR="298CC226" w:rsidRPr="3CD3D158">
        <w:rPr>
          <w:rFonts w:ascii="LMRoman10-Regular" w:hAnsi="LMRoman10-Regular" w:cs="LMRoman10-Regular"/>
          <w:sz w:val="20"/>
          <w:szCs w:val="20"/>
        </w:rPr>
        <w:t>he diagnostics plots indicate that the current model is valid</w:t>
      </w:r>
      <w:r w:rsidR="033A988D" w:rsidRPr="3CD3D158">
        <w:rPr>
          <w:rFonts w:ascii="LMRoman10-Regular" w:hAnsi="LMRoman10-Regular" w:cs="LMRoman10-Regular"/>
          <w:sz w:val="20"/>
          <w:szCs w:val="20"/>
        </w:rPr>
        <w:t>.</w:t>
      </w:r>
    </w:p>
    <w:p w14:paraId="4536975E" w14:textId="77C29504" w:rsidR="59D99EAE" w:rsidRDefault="59D99EAE" w:rsidP="5F7B80B4">
      <w:pPr>
        <w:rPr>
          <w:rFonts w:ascii="LMRoman10-Regular" w:hAnsi="LMRoman10-Regular" w:cs="LMRoman10-Regular"/>
          <w:i/>
          <w:iCs/>
          <w:sz w:val="20"/>
          <w:szCs w:val="20"/>
        </w:rPr>
      </w:pPr>
      <w:r w:rsidRPr="5F7B80B4">
        <w:rPr>
          <w:rFonts w:ascii="LMRoman10-Regular" w:hAnsi="LMRoman10-Regular" w:cs="LMRoman10-Regular"/>
          <w:i/>
          <w:iCs/>
          <w:sz w:val="20"/>
          <w:szCs w:val="20"/>
        </w:rPr>
        <w:t>Model validation</w:t>
      </w:r>
    </w:p>
    <w:p w14:paraId="0C5D507F" w14:textId="6F0B99B8" w:rsidR="04C17213" w:rsidRDefault="7E6DC962" w:rsidP="3CD3D158">
      <w:pPr>
        <w:spacing w:line="257" w:lineRule="auto"/>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 xml:space="preserve">The included added variable plots display the effect of each predictor variable given the others. These plots also visually display those observations that influentially affect the slope coefficient estimators of each predictor variable. </w:t>
      </w:r>
      <w:r w:rsidR="04C17213" w:rsidRPr="3CD3D158">
        <w:rPr>
          <w:rFonts w:ascii="LMRoman10-Regular" w:hAnsi="LMRoman10-Regular" w:cs="LMRoman10-Regular"/>
          <w:sz w:val="20"/>
          <w:szCs w:val="20"/>
        </w:rPr>
        <w:t xml:space="preserve">Based on the Marginal Model plots, our model </w:t>
      </w:r>
      <w:r w:rsidR="1601068D" w:rsidRPr="3CD3D158">
        <w:rPr>
          <w:rFonts w:ascii="LMRoman10-Regular" w:hAnsi="LMRoman10-Regular" w:cs="LMRoman10-Regular"/>
          <w:sz w:val="20"/>
          <w:szCs w:val="20"/>
        </w:rPr>
        <w:t xml:space="preserve">is accurate at capturing the mean of life </w:t>
      </w:r>
      <w:r w:rsidR="6D37E10A" w:rsidRPr="3CD3D158">
        <w:rPr>
          <w:rFonts w:ascii="LMRoman10-Regular" w:hAnsi="LMRoman10-Regular" w:cs="LMRoman10-Regular"/>
          <w:sz w:val="20"/>
          <w:szCs w:val="20"/>
        </w:rPr>
        <w:t>expectancy. The</w:t>
      </w:r>
      <w:r w:rsidR="1601068D" w:rsidRPr="3CD3D158">
        <w:rPr>
          <w:rFonts w:ascii="LMRoman10-Regular" w:hAnsi="LMRoman10-Regular" w:cs="LMRoman10-Regular"/>
          <w:sz w:val="20"/>
          <w:szCs w:val="20"/>
        </w:rPr>
        <w:t xml:space="preserve"> </w:t>
      </w:r>
      <w:r w:rsidR="1601068D" w:rsidRPr="3CD3D158">
        <w:rPr>
          <w:rFonts w:ascii="LMRoman10-Regular" w:hAnsi="LMRoman10-Regular" w:cs="LMRoman10-Regular"/>
          <w:sz w:val="20"/>
          <w:szCs w:val="20"/>
        </w:rPr>
        <w:lastRenderedPageBreak/>
        <w:t>lines for the data and model</w:t>
      </w:r>
      <w:r w:rsidR="28AB5E6E" w:rsidRPr="3CD3D158">
        <w:rPr>
          <w:rFonts w:ascii="LMRoman10-Regular" w:hAnsi="LMRoman10-Regular" w:cs="LMRoman10-Regular"/>
          <w:sz w:val="20"/>
          <w:szCs w:val="20"/>
        </w:rPr>
        <w:t xml:space="preserve"> follow a</w:t>
      </w:r>
      <w:r w:rsidR="389F323A" w:rsidRPr="3CD3D158">
        <w:rPr>
          <w:rFonts w:ascii="LMRoman10-Regular" w:hAnsi="LMRoman10-Regular" w:cs="LMRoman10-Regular"/>
          <w:sz w:val="20"/>
          <w:szCs w:val="20"/>
        </w:rPr>
        <w:t xml:space="preserve"> very similar trajectory, hence providing evidence that the model is valid.</w:t>
      </w:r>
      <w:r w:rsidR="1F11B17B" w:rsidRPr="3CD3D158">
        <w:rPr>
          <w:rFonts w:ascii="LMRoman10-Regular" w:eastAsia="LMRoman10-Regular" w:hAnsi="LMRoman10-Regular" w:cs="LMRoman10-Regular"/>
          <w:sz w:val="20"/>
          <w:szCs w:val="20"/>
        </w:rPr>
        <w:t xml:space="preserve"> Some plots display minor deviation in the tail ends such as in adult mortality, income, </w:t>
      </w:r>
      <w:proofErr w:type="spellStart"/>
      <w:r w:rsidR="1F11B17B" w:rsidRPr="3CD3D158">
        <w:rPr>
          <w:rFonts w:ascii="LMRoman10-Regular" w:eastAsia="LMRoman10-Regular" w:hAnsi="LMRoman10-Regular" w:cs="LMRoman10-Regular"/>
          <w:sz w:val="20"/>
          <w:szCs w:val="20"/>
        </w:rPr>
        <w:t>logGDP</w:t>
      </w:r>
      <w:proofErr w:type="spellEnd"/>
      <w:r w:rsidR="1F11B17B" w:rsidRPr="3CD3D158">
        <w:rPr>
          <w:rFonts w:ascii="LMRoman10-Regular" w:eastAsia="LMRoman10-Regular" w:hAnsi="LMRoman10-Regular" w:cs="LMRoman10-Regular"/>
          <w:sz w:val="20"/>
          <w:szCs w:val="20"/>
        </w:rPr>
        <w:t>, and logThin5_9. Other plots also show deviation in the mid-range areas, particularly where there are changes in slope of the data fit. Overall, the marginal model plots show that our selected model sufficiently represents the mean of life expectancy.</w:t>
      </w:r>
    </w:p>
    <w:p w14:paraId="422E5D12" w14:textId="09F8D132" w:rsidR="5F7B80B4" w:rsidRDefault="5F7B80B4" w:rsidP="5F7B80B4">
      <w:pPr>
        <w:rPr>
          <w:rFonts w:ascii="LMRoman10-Regular" w:hAnsi="LMRoman10-Regular" w:cs="LMRoman10-Regular"/>
          <w:sz w:val="20"/>
          <w:szCs w:val="20"/>
        </w:rPr>
      </w:pPr>
    </w:p>
    <w:p w14:paraId="373E77CE" w14:textId="25C830E8" w:rsidR="30C3F0F8" w:rsidRDefault="0B489AC3" w:rsidP="3CD3D158">
      <w:pPr>
        <w:jc w:val="center"/>
      </w:pPr>
      <w:r>
        <w:rPr>
          <w:noProof/>
        </w:rPr>
        <w:drawing>
          <wp:inline distT="0" distB="0" distL="0" distR="0" wp14:anchorId="6A385830" wp14:editId="40B731BB">
            <wp:extent cx="2432902" cy="2432902"/>
            <wp:effectExtent l="0" t="0" r="0" b="0"/>
            <wp:docPr id="423049503" name="Picture 42304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2902" cy="2432902"/>
                    </a:xfrm>
                    <a:prstGeom prst="rect">
                      <a:avLst/>
                    </a:prstGeom>
                  </pic:spPr>
                </pic:pic>
              </a:graphicData>
            </a:graphic>
          </wp:inline>
        </w:drawing>
      </w:r>
    </w:p>
    <w:p w14:paraId="2CBDAADD" w14:textId="2D8DAD0C" w:rsidR="30C3F0F8" w:rsidRDefault="460D203F" w:rsidP="3CD3D158">
      <w:r>
        <w:rPr>
          <w:noProof/>
        </w:rPr>
        <w:drawing>
          <wp:inline distT="0" distB="0" distL="0" distR="0" wp14:anchorId="2434CA63" wp14:editId="79654C58">
            <wp:extent cx="2614177" cy="2614177"/>
            <wp:effectExtent l="0" t="0" r="0" b="0"/>
            <wp:docPr id="1096039494" name="Picture 109603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14177" cy="2614177"/>
                    </a:xfrm>
                    <a:prstGeom prst="rect">
                      <a:avLst/>
                    </a:prstGeom>
                  </pic:spPr>
                </pic:pic>
              </a:graphicData>
            </a:graphic>
          </wp:inline>
        </w:drawing>
      </w:r>
      <w:r w:rsidR="4F9F7BAE">
        <w:rPr>
          <w:noProof/>
        </w:rPr>
        <w:drawing>
          <wp:inline distT="0" distB="0" distL="0" distR="0" wp14:anchorId="2E68D5EF" wp14:editId="7C7D2F3A">
            <wp:extent cx="2566474" cy="2566474"/>
            <wp:effectExtent l="0" t="0" r="0" b="0"/>
            <wp:docPr id="1734448891" name="Picture 173444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566474" cy="2566474"/>
                    </a:xfrm>
                    <a:prstGeom prst="rect">
                      <a:avLst/>
                    </a:prstGeom>
                  </pic:spPr>
                </pic:pic>
              </a:graphicData>
            </a:graphic>
          </wp:inline>
        </w:drawing>
      </w:r>
    </w:p>
    <w:p w14:paraId="687F6429" w14:textId="57A3AD5E" w:rsidR="001B79E7" w:rsidRPr="001B79E7" w:rsidRDefault="00F61C06" w:rsidP="3CD3D158">
      <w:pPr>
        <w:rPr>
          <w:rFonts w:ascii="LMRoman10-Regular" w:hAnsi="LMRoman10-Regular" w:cs="LMRoman10-Regular"/>
          <w:b/>
          <w:bCs/>
          <w:sz w:val="20"/>
          <w:szCs w:val="20"/>
        </w:rPr>
      </w:pPr>
      <w:r w:rsidRPr="3CD3D158">
        <w:rPr>
          <w:rFonts w:ascii="LMRoman10-Regular" w:hAnsi="LMRoman10-Regular" w:cs="LMRoman10-Regular"/>
          <w:b/>
          <w:bCs/>
          <w:sz w:val="20"/>
          <w:szCs w:val="20"/>
        </w:rPr>
        <w:t>R</w:t>
      </w:r>
      <w:r w:rsidR="005E53E6" w:rsidRPr="3CD3D158">
        <w:rPr>
          <w:rFonts w:ascii="LMRoman10-Regular" w:hAnsi="LMRoman10-Regular" w:cs="LMRoman10-Regular"/>
          <w:b/>
          <w:bCs/>
          <w:sz w:val="20"/>
          <w:szCs w:val="20"/>
        </w:rPr>
        <w:t>esult</w:t>
      </w:r>
      <w:r w:rsidRPr="3CD3D158">
        <w:rPr>
          <w:rFonts w:ascii="LMRoman10-Regular" w:hAnsi="LMRoman10-Regular" w:cs="LMRoman10-Regular"/>
          <w:b/>
          <w:bCs/>
          <w:sz w:val="20"/>
          <w:szCs w:val="20"/>
        </w:rPr>
        <w:t>s and Discussion:</w:t>
      </w:r>
    </w:p>
    <w:p w14:paraId="12F2B86E" w14:textId="3D33195A" w:rsidR="413F7457" w:rsidRDefault="413F7457" w:rsidP="5F7B80B4">
      <w:pPr>
        <w:rPr>
          <w:ins w:id="1" w:author="Hugh Ellerman" w:date="2021-05-05T16:39:00Z"/>
        </w:rPr>
      </w:pPr>
      <w:r>
        <w:rPr>
          <w:noProof/>
        </w:rPr>
        <w:lastRenderedPageBreak/>
        <w:drawing>
          <wp:inline distT="0" distB="0" distL="0" distR="0" wp14:anchorId="09016417" wp14:editId="0D84209B">
            <wp:extent cx="4572000" cy="3533775"/>
            <wp:effectExtent l="0" t="0" r="0" b="0"/>
            <wp:docPr id="1398488811" name="Picture 1398488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902A288" w14:textId="28EBE085" w:rsidR="2EC75445" w:rsidRDefault="2EC75445" w:rsidP="5F7B80B4">
      <w:pPr>
        <w:spacing w:line="257" w:lineRule="auto"/>
        <w:rPr>
          <w:rFonts w:ascii="LMRoman10-Regular" w:eastAsia="LMRoman10-Regular" w:hAnsi="LMRoman10-Regular" w:cs="LMRoman10-Regular"/>
          <w:sz w:val="20"/>
          <w:szCs w:val="20"/>
        </w:rPr>
      </w:pPr>
      <w:r w:rsidRPr="5F7B80B4">
        <w:rPr>
          <w:rFonts w:ascii="LMRoman10-Regular" w:eastAsia="LMRoman10-Regular" w:hAnsi="LMRoman10-Regular" w:cs="LMRoman10-Regular"/>
          <w:sz w:val="20"/>
          <w:szCs w:val="20"/>
        </w:rPr>
        <w:t>Based on our selection criteria, we propose the model:</w:t>
      </w:r>
    </w:p>
    <w:p w14:paraId="0AF63452" w14:textId="273424AD" w:rsidR="2EC75445" w:rsidRDefault="2EC75445" w:rsidP="5F7B80B4">
      <w:pPr>
        <w:spacing w:line="257" w:lineRule="auto"/>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 xml:space="preserve">Life Expectancy = </w:t>
      </w:r>
      <w:r w:rsidR="2CE3D86A" w:rsidRPr="3CD3D158">
        <w:rPr>
          <w:rFonts w:ascii="LMRoman10-Regular" w:eastAsia="LMRoman10-Regular" w:hAnsi="LMRoman10-Regular" w:cs="LMRoman10-Regular"/>
          <w:sz w:val="20"/>
          <w:szCs w:val="20"/>
        </w:rPr>
        <w:t>β0 + β1</w:t>
      </w:r>
      <w:r w:rsidRPr="3CD3D158">
        <w:rPr>
          <w:rFonts w:ascii="LMRoman10-Regular" w:eastAsia="LMRoman10-Regular" w:hAnsi="LMRoman10-Regular" w:cs="LMRoman10-Regular"/>
          <w:sz w:val="20"/>
          <w:szCs w:val="20"/>
        </w:rPr>
        <w:t xml:space="preserve">Adult Mortality + </w:t>
      </w:r>
      <w:r w:rsidR="6A9560D2" w:rsidRPr="3CD3D158">
        <w:rPr>
          <w:rFonts w:ascii="LMRoman10-Regular" w:eastAsia="LMRoman10-Regular" w:hAnsi="LMRoman10-Regular" w:cs="LMRoman10-Regular"/>
          <w:sz w:val="20"/>
          <w:szCs w:val="20"/>
        </w:rPr>
        <w:t>β2</w:t>
      </w:r>
      <w:r w:rsidRPr="3CD3D158">
        <w:rPr>
          <w:rFonts w:ascii="LMRoman10-Regular" w:eastAsia="LMRoman10-Regular" w:hAnsi="LMRoman10-Regular" w:cs="LMRoman10-Regular"/>
          <w:sz w:val="20"/>
          <w:szCs w:val="20"/>
        </w:rPr>
        <w:t>(Hepati</w:t>
      </w:r>
      <w:r w:rsidR="5B871D19" w:rsidRPr="3CD3D158">
        <w:rPr>
          <w:rFonts w:ascii="LMRoman10-Regular" w:eastAsia="LMRoman10-Regular" w:hAnsi="LMRoman10-Regular" w:cs="LMRoman10-Regular"/>
          <w:sz w:val="20"/>
          <w:szCs w:val="20"/>
        </w:rPr>
        <w:t>t</w:t>
      </w:r>
      <w:r w:rsidRPr="3CD3D158">
        <w:rPr>
          <w:rFonts w:ascii="LMRoman10-Regular" w:eastAsia="LMRoman10-Regular" w:hAnsi="LMRoman10-Regular" w:cs="LMRoman10-Regular"/>
          <w:sz w:val="20"/>
          <w:szCs w:val="20"/>
        </w:rPr>
        <w:t>is B)</w:t>
      </w:r>
      <w:r w:rsidRPr="3CD3D158">
        <w:rPr>
          <w:rFonts w:ascii="LMRoman10-Regular" w:eastAsia="LMRoman10-Regular" w:hAnsi="LMRoman10-Regular" w:cs="LMRoman10-Regular"/>
          <w:sz w:val="20"/>
          <w:szCs w:val="20"/>
          <w:vertAlign w:val="superscript"/>
        </w:rPr>
        <w:t>3</w:t>
      </w:r>
      <w:r w:rsidRPr="3CD3D158">
        <w:rPr>
          <w:rFonts w:ascii="LMRoman10-Regular" w:eastAsia="LMRoman10-Regular" w:hAnsi="LMRoman10-Regular" w:cs="LMRoman10-Regular"/>
          <w:sz w:val="20"/>
          <w:szCs w:val="20"/>
        </w:rPr>
        <w:t xml:space="preserve"> + </w:t>
      </w:r>
      <w:r w:rsidR="21A93A4C" w:rsidRPr="3CD3D158">
        <w:rPr>
          <w:rFonts w:ascii="LMRoman10-Regular" w:eastAsia="LMRoman10-Regular" w:hAnsi="LMRoman10-Regular" w:cs="LMRoman10-Regular"/>
          <w:sz w:val="20"/>
          <w:szCs w:val="20"/>
        </w:rPr>
        <w:t>β3</w:t>
      </w:r>
      <w:r w:rsidR="023F94E2" w:rsidRPr="3CD3D158">
        <w:rPr>
          <w:rFonts w:ascii="LMRoman10-Regular" w:eastAsia="LMRoman10-Regular" w:hAnsi="LMRoman10-Regular" w:cs="LMRoman10-Regular"/>
          <w:sz w:val="20"/>
          <w:szCs w:val="20"/>
        </w:rPr>
        <w:t>(Polio)</w:t>
      </w:r>
      <w:r w:rsidR="023F94E2" w:rsidRPr="3CD3D158">
        <w:rPr>
          <w:rFonts w:ascii="LMRoman10-Regular" w:eastAsia="LMRoman10-Regular" w:hAnsi="LMRoman10-Regular" w:cs="LMRoman10-Regular"/>
          <w:sz w:val="20"/>
          <w:szCs w:val="20"/>
          <w:vertAlign w:val="superscript"/>
        </w:rPr>
        <w:t>3</w:t>
      </w:r>
      <w:r w:rsidR="023F94E2" w:rsidRPr="3CD3D158">
        <w:rPr>
          <w:rFonts w:ascii="LMRoman10-Regular" w:eastAsia="LMRoman10-Regular" w:hAnsi="LMRoman10-Regular" w:cs="LMRoman10-Regular"/>
          <w:sz w:val="20"/>
          <w:szCs w:val="20"/>
        </w:rPr>
        <w:t xml:space="preserve"> + </w:t>
      </w:r>
      <w:r w:rsidR="4151323A" w:rsidRPr="3CD3D158">
        <w:rPr>
          <w:rFonts w:ascii="LMRoman10-Regular" w:eastAsia="LMRoman10-Regular" w:hAnsi="LMRoman10-Regular" w:cs="LMRoman10-Regular"/>
          <w:sz w:val="20"/>
          <w:szCs w:val="20"/>
        </w:rPr>
        <w:t>β4</w:t>
      </w:r>
      <w:r w:rsidR="023F94E2" w:rsidRPr="3CD3D158">
        <w:rPr>
          <w:rFonts w:ascii="LMRoman10-Regular" w:eastAsia="LMRoman10-Regular" w:hAnsi="LMRoman10-Regular" w:cs="LMRoman10-Regular"/>
          <w:sz w:val="20"/>
          <w:szCs w:val="20"/>
        </w:rPr>
        <w:t xml:space="preserve">Income + </w:t>
      </w:r>
      <w:r w:rsidR="7D50F589" w:rsidRPr="3CD3D158">
        <w:rPr>
          <w:rFonts w:ascii="LMRoman10-Regular" w:eastAsia="LMRoman10-Regular" w:hAnsi="LMRoman10-Regular" w:cs="LMRoman10-Regular"/>
          <w:sz w:val="20"/>
          <w:szCs w:val="20"/>
        </w:rPr>
        <w:t>β5</w:t>
      </w:r>
      <w:r w:rsidR="023F94E2" w:rsidRPr="3CD3D158">
        <w:rPr>
          <w:rFonts w:ascii="LMRoman10-Regular" w:eastAsia="LMRoman10-Regular" w:hAnsi="LMRoman10-Regular" w:cs="LMRoman10-Regular"/>
          <w:sz w:val="20"/>
          <w:szCs w:val="20"/>
        </w:rPr>
        <w:t xml:space="preserve">log(HIV/AIDS) + </w:t>
      </w:r>
      <w:r w:rsidR="563D1466" w:rsidRPr="3CD3D158">
        <w:rPr>
          <w:rFonts w:ascii="LMRoman10-Regular" w:eastAsia="LMRoman10-Regular" w:hAnsi="LMRoman10-Regular" w:cs="LMRoman10-Regular"/>
          <w:sz w:val="20"/>
          <w:szCs w:val="20"/>
        </w:rPr>
        <w:t>β6</w:t>
      </w:r>
      <w:r w:rsidR="023F94E2" w:rsidRPr="3CD3D158">
        <w:rPr>
          <w:rFonts w:ascii="LMRoman10-Regular" w:eastAsia="LMRoman10-Regular" w:hAnsi="LMRoman10-Regular" w:cs="LMRoman10-Regular"/>
          <w:sz w:val="20"/>
          <w:szCs w:val="20"/>
        </w:rPr>
        <w:t xml:space="preserve">log(GDP) + </w:t>
      </w:r>
      <w:r w:rsidR="3FF9A732" w:rsidRPr="3CD3D158">
        <w:rPr>
          <w:rFonts w:ascii="LMRoman10-Regular" w:eastAsia="LMRoman10-Regular" w:hAnsi="LMRoman10-Regular" w:cs="LMRoman10-Regular"/>
          <w:sz w:val="20"/>
          <w:szCs w:val="20"/>
        </w:rPr>
        <w:t>β7</w:t>
      </w:r>
      <w:r w:rsidR="023F94E2" w:rsidRPr="3CD3D158">
        <w:rPr>
          <w:rFonts w:ascii="LMRoman10-Regular" w:eastAsia="LMRoman10-Regular" w:hAnsi="LMRoman10-Regular" w:cs="LMRoman10-Regular"/>
          <w:sz w:val="20"/>
          <w:szCs w:val="20"/>
        </w:rPr>
        <w:t xml:space="preserve">log(Thinness 5-9) + </w:t>
      </w:r>
      <w:r w:rsidR="1D8EF029" w:rsidRPr="3CD3D158">
        <w:rPr>
          <w:rFonts w:ascii="LMRoman10-Regular" w:eastAsia="LMRoman10-Regular" w:hAnsi="LMRoman10-Regular" w:cs="LMRoman10-Regular"/>
          <w:sz w:val="20"/>
          <w:szCs w:val="20"/>
        </w:rPr>
        <w:t>error</w:t>
      </w:r>
    </w:p>
    <w:p w14:paraId="7E992FC1" w14:textId="391BD200" w:rsidR="68B032D4" w:rsidRDefault="68B032D4" w:rsidP="5F7B80B4">
      <w:pPr>
        <w:spacing w:line="257" w:lineRule="auto"/>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The model summary</w:t>
      </w:r>
      <w:r w:rsidR="690AC840" w:rsidRPr="3CD3D158">
        <w:rPr>
          <w:rFonts w:ascii="LMRoman10-Regular" w:eastAsia="LMRoman10-Regular" w:hAnsi="LMRoman10-Regular" w:cs="LMRoman10-Regular"/>
          <w:sz w:val="20"/>
          <w:szCs w:val="20"/>
        </w:rPr>
        <w:t xml:space="preserve"> output</w:t>
      </w:r>
      <w:r w:rsidRPr="3CD3D158">
        <w:rPr>
          <w:rFonts w:ascii="LMRoman10-Regular" w:eastAsia="LMRoman10-Regular" w:hAnsi="LMRoman10-Regular" w:cs="LMRoman10-Regular"/>
          <w:sz w:val="20"/>
          <w:szCs w:val="20"/>
        </w:rPr>
        <w:t xml:space="preserve"> details the significant variables which include adult mortality, income, log</w:t>
      </w:r>
      <w:r w:rsidR="714F6154"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HIV</w:t>
      </w:r>
      <w:r w:rsidR="692157FF" w:rsidRPr="3CD3D158">
        <w:rPr>
          <w:rFonts w:ascii="LMRoman10-Regular" w:eastAsia="LMRoman10-Regular" w:hAnsi="LMRoman10-Regular" w:cs="LMRoman10-Regular"/>
          <w:sz w:val="20"/>
          <w:szCs w:val="20"/>
        </w:rPr>
        <w:t>/AIDS)</w:t>
      </w:r>
      <w:r w:rsidRPr="3CD3D158">
        <w:rPr>
          <w:rFonts w:ascii="LMRoman10-Regular" w:eastAsia="LMRoman10-Regular" w:hAnsi="LMRoman10-Regular" w:cs="LMRoman10-Regular"/>
          <w:sz w:val="20"/>
          <w:szCs w:val="20"/>
        </w:rPr>
        <w:t xml:space="preserve">, and </w:t>
      </w:r>
      <w:r w:rsidR="6A870292" w:rsidRPr="3CD3D158">
        <w:rPr>
          <w:rFonts w:ascii="LMRoman10-Regular" w:eastAsia="LMRoman10-Regular" w:hAnsi="LMRoman10-Regular" w:cs="LMRoman10-Regular"/>
          <w:sz w:val="20"/>
          <w:szCs w:val="20"/>
        </w:rPr>
        <w:t>log(Thinness 5-9)</w:t>
      </w:r>
      <w:r w:rsidRPr="3CD3D158">
        <w:rPr>
          <w:rFonts w:ascii="LMRoman10-Regular" w:eastAsia="LMRoman10-Regular" w:hAnsi="LMRoman10-Regular" w:cs="LMRoman10-Regular"/>
          <w:sz w:val="20"/>
          <w:szCs w:val="20"/>
        </w:rPr>
        <w:t>. The model has an R</w:t>
      </w:r>
      <w:r w:rsidRPr="3CD3D158">
        <w:rPr>
          <w:rFonts w:ascii="LMRoman10-Regular" w:eastAsia="LMRoman10-Regular" w:hAnsi="LMRoman10-Regular" w:cs="LMRoman10-Regular"/>
          <w:sz w:val="20"/>
          <w:szCs w:val="20"/>
          <w:vertAlign w:val="superscript"/>
        </w:rPr>
        <w:t>2</w:t>
      </w:r>
      <w:r w:rsidRPr="3CD3D158">
        <w:rPr>
          <w:rFonts w:ascii="LMRoman10-Regular" w:eastAsia="LMRoman10-Regular" w:hAnsi="LMRoman10-Regular" w:cs="LMRoman10-Regular"/>
          <w:sz w:val="20"/>
          <w:szCs w:val="20"/>
        </w:rPr>
        <w:t xml:space="preserve"> of 0.9022 and a p-value </w:t>
      </w:r>
      <w:r w:rsidR="7BB4674C" w:rsidRPr="3CD3D158">
        <w:rPr>
          <w:rFonts w:ascii="LMRoman10-Regular" w:eastAsia="LMRoman10-Regular" w:hAnsi="LMRoman10-Regular" w:cs="LMRoman10-Regular"/>
          <w:sz w:val="20"/>
          <w:szCs w:val="20"/>
        </w:rPr>
        <w:t>less than 0.001</w:t>
      </w:r>
      <w:r w:rsidRPr="3CD3D158">
        <w:rPr>
          <w:rFonts w:ascii="LMRoman10-Regular" w:eastAsia="LMRoman10-Regular" w:hAnsi="LMRoman10-Regular" w:cs="LMRoman10-Regular"/>
          <w:sz w:val="20"/>
          <w:szCs w:val="20"/>
        </w:rPr>
        <w:t xml:space="preserve">. </w:t>
      </w:r>
    </w:p>
    <w:p w14:paraId="0397A9D5" w14:textId="0C16BCDD" w:rsidR="68B032D4" w:rsidRDefault="68B032D4" w:rsidP="3CD3D158">
      <w:pPr>
        <w:spacing w:line="257" w:lineRule="auto"/>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Through our calculations and model selection, we were able to find variables that were most associated with life expectancy for the year 2015. Income had a relatively large effect on life expectancy with a coefficient of 30.11. Influential variables with negative effects on life expectancy were adult mortality, income, log</w:t>
      </w:r>
      <w:r w:rsidR="764E910A"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HIV</w:t>
      </w:r>
      <w:r w:rsidR="043EE1DD" w:rsidRPr="3CD3D158">
        <w:rPr>
          <w:rFonts w:ascii="LMRoman10-Regular" w:eastAsia="LMRoman10-Regular" w:hAnsi="LMRoman10-Regular" w:cs="LMRoman10-Regular"/>
          <w:sz w:val="20"/>
          <w:szCs w:val="20"/>
        </w:rPr>
        <w:t>/AIDS)</w:t>
      </w:r>
      <w:r w:rsidRPr="3CD3D158">
        <w:rPr>
          <w:rFonts w:ascii="LMRoman10-Regular" w:eastAsia="LMRoman10-Regular" w:hAnsi="LMRoman10-Regular" w:cs="LMRoman10-Regular"/>
          <w:sz w:val="20"/>
          <w:szCs w:val="20"/>
        </w:rPr>
        <w:t>, log</w:t>
      </w:r>
      <w:r w:rsidR="0862EE5E"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GDP</w:t>
      </w:r>
      <w:r w:rsidR="7A56BC97"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and log</w:t>
      </w:r>
      <w:r w:rsidR="7A5C556B"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Thin</w:t>
      </w:r>
      <w:r w:rsidR="3AE7C375" w:rsidRPr="3CD3D158">
        <w:rPr>
          <w:rFonts w:ascii="LMRoman10-Regular" w:eastAsia="LMRoman10-Regular" w:hAnsi="LMRoman10-Regular" w:cs="LMRoman10-Regular"/>
          <w:sz w:val="20"/>
          <w:szCs w:val="20"/>
        </w:rPr>
        <w:t xml:space="preserve">ness </w:t>
      </w:r>
      <w:r w:rsidRPr="3CD3D158">
        <w:rPr>
          <w:rFonts w:ascii="LMRoman10-Regular" w:eastAsia="LMRoman10-Regular" w:hAnsi="LMRoman10-Regular" w:cs="LMRoman10-Regular"/>
          <w:sz w:val="20"/>
          <w:szCs w:val="20"/>
        </w:rPr>
        <w:t>5</w:t>
      </w:r>
      <w:r w:rsidR="30DB7A5B"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9</w:t>
      </w:r>
      <w:r w:rsidR="5D17E202"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 xml:space="preserve">. Other small positive effects were variables </w:t>
      </w:r>
      <w:r w:rsidR="118882DA" w:rsidRPr="3CD3D158">
        <w:rPr>
          <w:rFonts w:ascii="LMRoman10-Regular" w:eastAsia="LMRoman10-Regular" w:hAnsi="LMRoman10-Regular" w:cs="LMRoman10-Regular"/>
          <w:sz w:val="20"/>
          <w:szCs w:val="20"/>
        </w:rPr>
        <w:t>(Hepatitis B)</w:t>
      </w:r>
      <w:r w:rsidR="118882DA" w:rsidRPr="3CD3D158">
        <w:rPr>
          <w:rFonts w:ascii="LMRoman10-Regular" w:eastAsia="LMRoman10-Regular" w:hAnsi="LMRoman10-Regular" w:cs="LMRoman10-Regular"/>
          <w:sz w:val="20"/>
          <w:szCs w:val="20"/>
          <w:vertAlign w:val="superscript"/>
        </w:rPr>
        <w:t>3</w:t>
      </w:r>
      <w:r w:rsidR="118882DA" w:rsidRPr="3CD3D158">
        <w:rPr>
          <w:rFonts w:ascii="LMRoman10-Regular" w:eastAsia="LMRoman10-Regular" w:hAnsi="LMRoman10-Regular" w:cs="LMRoman10-Regular"/>
          <w:sz w:val="20"/>
          <w:szCs w:val="20"/>
        </w:rPr>
        <w:t xml:space="preserve">  </w:t>
      </w:r>
      <w:r w:rsidRPr="3CD3D158">
        <w:rPr>
          <w:rFonts w:ascii="LMRoman10-Regular" w:eastAsia="LMRoman10-Regular" w:hAnsi="LMRoman10-Regular" w:cs="LMRoman10-Regular"/>
          <w:sz w:val="20"/>
          <w:szCs w:val="20"/>
        </w:rPr>
        <w:t xml:space="preserve">and </w:t>
      </w:r>
      <w:r w:rsidR="63AD2DA0" w:rsidRPr="3CD3D158">
        <w:rPr>
          <w:rFonts w:ascii="LMRoman10-Regular" w:eastAsia="LMRoman10-Regular" w:hAnsi="LMRoman10-Regular" w:cs="LMRoman10-Regular"/>
          <w:sz w:val="20"/>
          <w:szCs w:val="20"/>
        </w:rPr>
        <w:t>(</w:t>
      </w:r>
      <w:r w:rsidRPr="3CD3D158">
        <w:rPr>
          <w:rFonts w:ascii="LMRoman10-Regular" w:eastAsia="LMRoman10-Regular" w:hAnsi="LMRoman10-Regular" w:cs="LMRoman10-Regular"/>
          <w:sz w:val="20"/>
          <w:szCs w:val="20"/>
        </w:rPr>
        <w:t>Polio</w:t>
      </w:r>
      <w:r w:rsidR="3F59C160" w:rsidRPr="3CD3D158">
        <w:rPr>
          <w:rFonts w:ascii="LMRoman10-Regular" w:eastAsia="LMRoman10-Regular" w:hAnsi="LMRoman10-Regular" w:cs="LMRoman10-Regular"/>
          <w:sz w:val="20"/>
          <w:szCs w:val="20"/>
        </w:rPr>
        <w:t>)</w:t>
      </w:r>
      <w:r w:rsidR="053C88B5" w:rsidRPr="3CD3D158">
        <w:rPr>
          <w:rFonts w:ascii="LMRoman10-Regular" w:eastAsia="LMRoman10-Regular" w:hAnsi="LMRoman10-Regular" w:cs="LMRoman10-Regular"/>
          <w:sz w:val="20"/>
          <w:szCs w:val="20"/>
          <w:vertAlign w:val="superscript"/>
        </w:rPr>
        <w:t>3</w:t>
      </w:r>
      <w:r w:rsidRPr="3CD3D158">
        <w:rPr>
          <w:rFonts w:ascii="LMRoman10-Regular" w:eastAsia="LMRoman10-Regular" w:hAnsi="LMRoman10-Regular" w:cs="LMRoman10-Regular"/>
          <w:sz w:val="20"/>
          <w:szCs w:val="20"/>
        </w:rPr>
        <w:t xml:space="preserve">. Although we were able to find the predictor variables of life expectancy and their respective influences, there are </w:t>
      </w:r>
      <w:r w:rsidR="3F5D1BD7" w:rsidRPr="3CD3D158">
        <w:rPr>
          <w:rFonts w:ascii="LMRoman10-Regular" w:eastAsia="LMRoman10-Regular" w:hAnsi="LMRoman10-Regular" w:cs="LMRoman10-Regular"/>
          <w:sz w:val="20"/>
          <w:szCs w:val="20"/>
        </w:rPr>
        <w:t>several</w:t>
      </w:r>
      <w:r w:rsidRPr="3CD3D158">
        <w:rPr>
          <w:rFonts w:ascii="LMRoman10-Regular" w:eastAsia="LMRoman10-Regular" w:hAnsi="LMRoman10-Regular" w:cs="LMRoman10-Regular"/>
          <w:sz w:val="20"/>
          <w:szCs w:val="20"/>
        </w:rPr>
        <w:t xml:space="preserve"> other factors to consider when interpreting the model. </w:t>
      </w:r>
    </w:p>
    <w:p w14:paraId="24DEC40B" w14:textId="009B14B2" w:rsidR="103BC0AD" w:rsidRDefault="103BC0AD" w:rsidP="5F7B80B4">
      <w:pPr>
        <w:spacing w:line="257" w:lineRule="auto"/>
        <w:rPr>
          <w:rFonts w:ascii="LMRoman10-Regular" w:eastAsia="LMRoman10-Regular" w:hAnsi="LMRoman10-Regular" w:cs="LMRoman10-Regular"/>
          <w:sz w:val="20"/>
          <w:szCs w:val="20"/>
        </w:rPr>
      </w:pPr>
      <w:r w:rsidRPr="5F7B80B4">
        <w:rPr>
          <w:rFonts w:ascii="LMRoman10-Regular" w:eastAsia="LMRoman10-Regular" w:hAnsi="LMRoman10-Regular" w:cs="LMRoman10-Regular"/>
          <w:sz w:val="20"/>
          <w:szCs w:val="20"/>
        </w:rPr>
        <w:t>B</w:t>
      </w:r>
      <w:r w:rsidR="09E36363" w:rsidRPr="5F7B80B4">
        <w:rPr>
          <w:rFonts w:ascii="LMRoman10-Regular" w:eastAsia="LMRoman10-Regular" w:hAnsi="LMRoman10-Regular" w:cs="LMRoman10-Regular"/>
          <w:sz w:val="20"/>
          <w:szCs w:val="20"/>
        </w:rPr>
        <w:t>elow are the confidence intervals for all coefficients within our final model.</w:t>
      </w:r>
      <w:r w:rsidR="34ED1801" w:rsidRPr="5F7B80B4">
        <w:rPr>
          <w:rFonts w:ascii="LMRoman10-Regular" w:eastAsia="LMRoman10-Regular" w:hAnsi="LMRoman10-Regular" w:cs="LMRoman10-Regular"/>
          <w:sz w:val="20"/>
          <w:szCs w:val="20"/>
        </w:rPr>
        <w:t xml:space="preserve"> Hence, we are 95% confident that the true coefficient for</w:t>
      </w:r>
      <w:r w:rsidR="09E36363" w:rsidRPr="5F7B80B4">
        <w:rPr>
          <w:rFonts w:ascii="LMRoman10-Regular" w:eastAsia="LMRoman10-Regular" w:hAnsi="LMRoman10-Regular" w:cs="LMRoman10-Regular"/>
          <w:sz w:val="20"/>
          <w:szCs w:val="20"/>
        </w:rPr>
        <w:t xml:space="preserve"> </w:t>
      </w:r>
      <w:proofErr w:type="spellStart"/>
      <w:r w:rsidR="0476F829" w:rsidRPr="5F7B80B4">
        <w:rPr>
          <w:rFonts w:ascii="LMRoman10-Regular" w:eastAsia="LMRoman10-Regular" w:hAnsi="LMRoman10-Regular" w:cs="LMRoman10-Regular"/>
          <w:sz w:val="20"/>
          <w:szCs w:val="20"/>
        </w:rPr>
        <w:t>AdultMortality</w:t>
      </w:r>
      <w:proofErr w:type="spellEnd"/>
      <w:r w:rsidR="0476F829" w:rsidRPr="5F7B80B4">
        <w:rPr>
          <w:rFonts w:ascii="LMRoman10-Regular" w:eastAsia="LMRoman10-Regular" w:hAnsi="LMRoman10-Regular" w:cs="LMRoman10-Regular"/>
          <w:sz w:val="20"/>
          <w:szCs w:val="20"/>
        </w:rPr>
        <w:t xml:space="preserve"> is (-0.02485, -0.01217</w:t>
      </w:r>
      <w:r w:rsidR="2E331877" w:rsidRPr="5F7B80B4">
        <w:rPr>
          <w:rFonts w:ascii="LMRoman10-Regular" w:eastAsia="LMRoman10-Regular" w:hAnsi="LMRoman10-Regular" w:cs="LMRoman10-Regular"/>
          <w:sz w:val="20"/>
          <w:szCs w:val="20"/>
        </w:rPr>
        <w:t>). We are also 9</w:t>
      </w:r>
      <w:r w:rsidR="07A326CE" w:rsidRPr="5F7B80B4">
        <w:rPr>
          <w:rFonts w:ascii="LMRoman10-Regular" w:eastAsia="LMRoman10-Regular" w:hAnsi="LMRoman10-Regular" w:cs="LMRoman10-Regular"/>
          <w:sz w:val="20"/>
          <w:szCs w:val="20"/>
        </w:rPr>
        <w:t>5% confident that the true coefficient for Income is (</w:t>
      </w:r>
      <w:r w:rsidR="39FF1159" w:rsidRPr="5F7B80B4">
        <w:rPr>
          <w:rFonts w:ascii="LMRoman10-Regular" w:eastAsia="LMRoman10-Regular" w:hAnsi="LMRoman10-Regular" w:cs="LMRoman10-Regular"/>
          <w:sz w:val="20"/>
          <w:szCs w:val="20"/>
        </w:rPr>
        <w:t xml:space="preserve">24.27, 35.97). </w:t>
      </w:r>
    </w:p>
    <w:p w14:paraId="4B3C3966" w14:textId="3A7D0B03" w:rsidR="09E36363" w:rsidRDefault="09E36363" w:rsidP="5F7B80B4">
      <w:pPr>
        <w:spacing w:line="257" w:lineRule="auto"/>
      </w:pPr>
      <w:r>
        <w:rPr>
          <w:noProof/>
        </w:rPr>
        <w:drawing>
          <wp:inline distT="0" distB="0" distL="0" distR="0" wp14:anchorId="74F3E4F2" wp14:editId="70BDE647">
            <wp:extent cx="2498035" cy="990600"/>
            <wp:effectExtent l="0" t="0" r="0" b="0"/>
            <wp:docPr id="859989283" name="Picture 85998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98035" cy="990600"/>
                    </a:xfrm>
                    <a:prstGeom prst="rect">
                      <a:avLst/>
                    </a:prstGeom>
                  </pic:spPr>
                </pic:pic>
              </a:graphicData>
            </a:graphic>
          </wp:inline>
        </w:drawing>
      </w:r>
    </w:p>
    <w:p w14:paraId="596F358E" w14:textId="382ACE23" w:rsidR="68B032D4" w:rsidRDefault="68B032D4" w:rsidP="5F7B80B4">
      <w:pPr>
        <w:spacing w:line="257" w:lineRule="auto"/>
        <w:rPr>
          <w:rFonts w:ascii="LMRoman10-Regular" w:eastAsia="LMRoman10-Regular" w:hAnsi="LMRoman10-Regular" w:cs="LMRoman10-Regular"/>
          <w:b/>
          <w:bCs/>
          <w:sz w:val="20"/>
          <w:szCs w:val="20"/>
        </w:rPr>
      </w:pPr>
      <w:r w:rsidRPr="5F7B80B4">
        <w:rPr>
          <w:rFonts w:ascii="LMRoman10-Regular" w:eastAsia="LMRoman10-Regular" w:hAnsi="LMRoman10-Regular" w:cs="LMRoman10-Regular"/>
          <w:b/>
          <w:bCs/>
          <w:sz w:val="20"/>
          <w:szCs w:val="20"/>
        </w:rPr>
        <w:t>Discussion:</w:t>
      </w:r>
    </w:p>
    <w:p w14:paraId="7917D772" w14:textId="13C159B2" w:rsidR="071C680B" w:rsidRDefault="0461C198" w:rsidP="3CD3D158">
      <w:pPr>
        <w:spacing w:line="257" w:lineRule="auto"/>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lastRenderedPageBreak/>
        <w:t xml:space="preserve">According to our analysis, we found the most important predictor variables associated with life expectancy </w:t>
      </w:r>
      <w:r w:rsidR="7CB4F226" w:rsidRPr="3CD3D158">
        <w:rPr>
          <w:rFonts w:ascii="LMRoman10-Regular" w:eastAsia="LMRoman10-Regular" w:hAnsi="LMRoman10-Regular" w:cs="LMRoman10-Regular"/>
          <w:sz w:val="20"/>
          <w:szCs w:val="20"/>
        </w:rPr>
        <w:t xml:space="preserve">are </w:t>
      </w:r>
      <w:r w:rsidRPr="3CD3D158">
        <w:rPr>
          <w:rFonts w:ascii="LMRoman10-Regular" w:eastAsia="LMRoman10-Regular" w:hAnsi="LMRoman10-Regular" w:cs="LMRoman10-Regular"/>
          <w:sz w:val="20"/>
          <w:szCs w:val="20"/>
        </w:rPr>
        <w:t xml:space="preserve">Adult mortality, income, log(HIV), </w:t>
      </w:r>
      <w:r w:rsidR="33601B63" w:rsidRPr="3CD3D158">
        <w:rPr>
          <w:rFonts w:ascii="LMRoman10-Regular" w:eastAsia="LMRoman10-Regular" w:hAnsi="LMRoman10-Regular" w:cs="LMRoman10-Regular"/>
          <w:sz w:val="20"/>
          <w:szCs w:val="20"/>
        </w:rPr>
        <w:t xml:space="preserve">and </w:t>
      </w:r>
      <w:r w:rsidRPr="3CD3D158">
        <w:rPr>
          <w:rFonts w:ascii="LMRoman10-Regular" w:eastAsia="LMRoman10-Regular" w:hAnsi="LMRoman10-Regular" w:cs="LMRoman10-Regular"/>
          <w:sz w:val="20"/>
          <w:szCs w:val="20"/>
        </w:rPr>
        <w:t>log(Thinness5-9)</w:t>
      </w:r>
      <w:r w:rsidR="5CE42382" w:rsidRPr="3CD3D158">
        <w:rPr>
          <w:rFonts w:ascii="LMRoman10-Regular" w:eastAsia="LMRoman10-Regular" w:hAnsi="LMRoman10-Regular" w:cs="LMRoman10-Regular"/>
          <w:sz w:val="20"/>
          <w:szCs w:val="20"/>
        </w:rPr>
        <w:t xml:space="preserve">. </w:t>
      </w:r>
      <w:r w:rsidR="11ADD361" w:rsidRPr="3CD3D158">
        <w:rPr>
          <w:rFonts w:ascii="LMRoman10-Regular" w:eastAsia="LMRoman10-Regular" w:hAnsi="LMRoman10-Regular" w:cs="LMRoman10-Regular"/>
          <w:sz w:val="20"/>
          <w:szCs w:val="20"/>
        </w:rPr>
        <w:t>Nonsignificant variables included (Hepatitis B)</w:t>
      </w:r>
      <w:r w:rsidR="11ADD361" w:rsidRPr="3CD3D158">
        <w:rPr>
          <w:rFonts w:ascii="LMRoman10-Regular" w:eastAsia="LMRoman10-Regular" w:hAnsi="LMRoman10-Regular" w:cs="LMRoman10-Regular"/>
          <w:sz w:val="20"/>
          <w:szCs w:val="20"/>
          <w:vertAlign w:val="superscript"/>
        </w:rPr>
        <w:t>3</w:t>
      </w:r>
      <w:r w:rsidR="11ADD361" w:rsidRPr="3CD3D158">
        <w:rPr>
          <w:rFonts w:ascii="LMRoman10-Regular" w:eastAsia="LMRoman10-Regular" w:hAnsi="LMRoman10-Regular" w:cs="LMRoman10-Regular"/>
          <w:sz w:val="20"/>
          <w:szCs w:val="20"/>
        </w:rPr>
        <w:t>, (Polio)</w:t>
      </w:r>
      <w:r w:rsidR="11ADD361" w:rsidRPr="3CD3D158">
        <w:rPr>
          <w:rFonts w:ascii="LMRoman10-Regular" w:eastAsia="LMRoman10-Regular" w:hAnsi="LMRoman10-Regular" w:cs="LMRoman10-Regular"/>
          <w:sz w:val="20"/>
          <w:szCs w:val="20"/>
          <w:vertAlign w:val="superscript"/>
        </w:rPr>
        <w:t>3</w:t>
      </w:r>
      <w:r w:rsidR="11ADD361" w:rsidRPr="3CD3D158">
        <w:rPr>
          <w:rFonts w:ascii="LMRoman10-Regular" w:eastAsia="LMRoman10-Regular" w:hAnsi="LMRoman10-Regular" w:cs="LMRoman10-Regular"/>
          <w:sz w:val="20"/>
          <w:szCs w:val="20"/>
        </w:rPr>
        <w:t xml:space="preserve">, and log(GDP). </w:t>
      </w:r>
    </w:p>
    <w:p w14:paraId="035D14C1" w14:textId="7E5DFDD3" w:rsidR="071C680B" w:rsidRDefault="071C680B" w:rsidP="3CD3D158">
      <w:pPr>
        <w:spacing w:line="257" w:lineRule="auto"/>
      </w:pPr>
      <w:r>
        <w:t xml:space="preserve">The model indicated that </w:t>
      </w:r>
      <w:r w:rsidR="601DADB7">
        <w:t>immunization to disease h</w:t>
      </w:r>
      <w:r w:rsidR="2783BF24">
        <w:t>as an important effect on</w:t>
      </w:r>
      <w:r w:rsidR="601DADB7">
        <w:t xml:space="preserve"> life expectancy since </w:t>
      </w:r>
      <w:proofErr w:type="spellStart"/>
      <w:r w:rsidR="601DADB7">
        <w:t>P</w:t>
      </w:r>
      <w:r w:rsidR="75753B44">
        <w:t>olio_cubed</w:t>
      </w:r>
      <w:proofErr w:type="spellEnd"/>
      <w:r w:rsidR="75753B44">
        <w:t xml:space="preserve">, </w:t>
      </w:r>
      <w:proofErr w:type="spellStart"/>
      <w:r w:rsidR="75753B44">
        <w:t>HepB_cubed</w:t>
      </w:r>
      <w:proofErr w:type="spellEnd"/>
      <w:r w:rsidR="75753B44">
        <w:t>, and HIV</w:t>
      </w:r>
      <w:r w:rsidR="723AD385">
        <w:t xml:space="preserve">/AIDS were variables included in the final model. </w:t>
      </w:r>
      <w:r w:rsidR="2B3AA434">
        <w:t xml:space="preserve">A reason for why </w:t>
      </w:r>
      <w:r w:rsidR="5E40C469">
        <w:t>immunization of these diseases would have a</w:t>
      </w:r>
      <w:r w:rsidR="2B3AA434">
        <w:t xml:space="preserve"> statistically significant impact on life expectancy could be that the people who are i</w:t>
      </w:r>
      <w:r w:rsidR="3C7A38AE">
        <w:t>mpacted by the diseases in our model are typically younger.</w:t>
      </w:r>
      <w:r w:rsidR="1F2F8B7F">
        <w:t xml:space="preserve"> According to the WHO, people who are at risk for polio are children under the age of 5. Countries with</w:t>
      </w:r>
      <w:r w:rsidR="62B2BA3A">
        <w:t xml:space="preserve"> a lower percentage of one </w:t>
      </w:r>
      <w:r w:rsidR="150EA4C6">
        <w:t>year-old</w:t>
      </w:r>
      <w:r w:rsidR="1F2F8B7F">
        <w:t xml:space="preserve"> vaccin</w:t>
      </w:r>
      <w:r w:rsidR="7DECAC09">
        <w:t xml:space="preserve">ated </w:t>
      </w:r>
      <w:r w:rsidR="327D270D">
        <w:t xml:space="preserve">for polio </w:t>
      </w:r>
      <w:r w:rsidR="7DECAC09">
        <w:t>will have a greater</w:t>
      </w:r>
      <w:r w:rsidR="06FB3EF1">
        <w:t xml:space="preserve"> </w:t>
      </w:r>
      <w:r w:rsidR="3EAC7F3F">
        <w:t>number</w:t>
      </w:r>
      <w:r w:rsidR="06FB3EF1">
        <w:t xml:space="preserve"> of children die from the disease and</w:t>
      </w:r>
      <w:r w:rsidR="1F2F8B7F">
        <w:t xml:space="preserve"> thus </w:t>
      </w:r>
      <w:r w:rsidR="5A08F497">
        <w:t xml:space="preserve">will </w:t>
      </w:r>
      <w:r w:rsidR="1F2F8B7F">
        <w:t>see a greater childhood mortality rate as a result</w:t>
      </w:r>
      <w:r w:rsidR="4BE8CA51">
        <w:t>. T</w:t>
      </w:r>
      <w:r w:rsidR="1F2F8B7F">
        <w:t xml:space="preserve">his will </w:t>
      </w:r>
      <w:r w:rsidR="5D65A806">
        <w:t xml:space="preserve">decrease the population’s average life expectancy. </w:t>
      </w:r>
      <w:r w:rsidR="37A9A262">
        <w:t>Hepatitis B also impacts infants and small children heavily as 80-90% of infants who become infected with Hepatitis B during the</w:t>
      </w:r>
      <w:r w:rsidR="2F8E0A47">
        <w:t xml:space="preserve"> first year of their life will develop chronic infections and 30-50% of children infected before turning 6 </w:t>
      </w:r>
      <w:r w:rsidR="7CB51DF7">
        <w:t>will develop chronic infections</w:t>
      </w:r>
      <w:r w:rsidR="06AE855E">
        <w:t xml:space="preserve"> (WHO, 2019)</w:t>
      </w:r>
      <w:r w:rsidR="7CB51DF7">
        <w:t>.</w:t>
      </w:r>
      <w:r w:rsidR="5F60771C">
        <w:t xml:space="preserve"> </w:t>
      </w:r>
      <w:r w:rsidR="3E8631CE">
        <w:t xml:space="preserve">These numbers help provide context for why lack of immunization can decrease a population’s life expectancy and highlight the importance </w:t>
      </w:r>
      <w:r w:rsidR="76C4809B">
        <w:t>that vaccines have with regards to public health.</w:t>
      </w:r>
      <w:r w:rsidR="39F9055F">
        <w:t xml:space="preserve"> Increased access to vaccines in countries with higher mortality rates from Hepatitis B and Polio would increase mean life expectancy globally.</w:t>
      </w:r>
      <w:r w:rsidR="76C4809B">
        <w:t xml:space="preserve"> </w:t>
      </w:r>
    </w:p>
    <w:p w14:paraId="5FFF3F6A" w14:textId="2A2A7334" w:rsidR="52A4FD86" w:rsidRDefault="52A4FD86" w:rsidP="5F7B80B4">
      <w:r>
        <w:t xml:space="preserve">Our model also shows that economic factors </w:t>
      </w:r>
      <w:r w:rsidR="2F8B4690">
        <w:t xml:space="preserve">such as </w:t>
      </w:r>
      <w:r w:rsidR="7535893F">
        <w:t xml:space="preserve">income composition and GDP played a role in the </w:t>
      </w:r>
      <w:r w:rsidR="6773BF8E">
        <w:t xml:space="preserve">global </w:t>
      </w:r>
      <w:r w:rsidR="7535893F">
        <w:t>life expect</w:t>
      </w:r>
      <w:r w:rsidR="446FC66E">
        <w:t xml:space="preserve">ancy. </w:t>
      </w:r>
      <w:r w:rsidR="24FE76AE">
        <w:t xml:space="preserve">GDP measures the total monetary value of all products and services produced within a country. One reason why an increase in </w:t>
      </w:r>
      <w:r w:rsidR="062FAE81">
        <w:t xml:space="preserve">GDP would result in a higher life expectancy is that as a country increases their economic production, the amount of spendable income also increases. People </w:t>
      </w:r>
      <w:r w:rsidR="495C64DC">
        <w:t xml:space="preserve">begin to have their basic needs fulfilled </w:t>
      </w:r>
      <w:r w:rsidR="3A7D3781">
        <w:t>such as clean water, nutritious food, and sanitary living conditions. These measures increase the life expectancy of an individual. Along with covering their basic needs</w:t>
      </w:r>
      <w:r w:rsidR="6F1255E5">
        <w:t xml:space="preserve">, countries with higher GDP and spendable income </w:t>
      </w:r>
      <w:r w:rsidR="0AEF70D5">
        <w:t>may have more resources to devote to</w:t>
      </w:r>
      <w:r w:rsidR="66F6BDCA">
        <w:t xml:space="preserve"> medical care and health care </w:t>
      </w:r>
      <w:r w:rsidR="1952A856">
        <w:t>facilities</w:t>
      </w:r>
      <w:r w:rsidR="66F6BDCA">
        <w:t>.</w:t>
      </w:r>
      <w:r w:rsidR="3AF12681">
        <w:t xml:space="preserve"> </w:t>
      </w:r>
    </w:p>
    <w:p w14:paraId="7947E4A8" w14:textId="42E6F32A" w:rsidR="5317ABD5" w:rsidRDefault="5317ABD5" w:rsidP="3CD3D158">
      <w:r>
        <w:t>The prevalence of thinness among c</w:t>
      </w:r>
      <w:r w:rsidR="4FD0DF38">
        <w:t>hildren aged 5-9 is a significant factor in our model. One reason for this</w:t>
      </w:r>
      <w:r w:rsidR="0E18FD03">
        <w:t xml:space="preserve"> finding</w:t>
      </w:r>
      <w:r w:rsidR="4FD0DF38">
        <w:t xml:space="preserve"> could be that </w:t>
      </w:r>
      <w:r w:rsidR="056AF70F">
        <w:t xml:space="preserve">individuals who are considered thin are malnourished and are not receiving the necessary nutrients to maintain a healthy life. </w:t>
      </w:r>
    </w:p>
    <w:p w14:paraId="230044D5" w14:textId="7B4F9792" w:rsidR="5F7B80B4" w:rsidRDefault="3A5EF4BB" w:rsidP="5F7B80B4">
      <w:r>
        <w:t>Adult Mortality</w:t>
      </w:r>
      <w:r w:rsidR="58564C85">
        <w:t xml:space="preserve"> is</w:t>
      </w:r>
      <w:r>
        <w:t xml:space="preserve"> a statistically significant predictor in our </w:t>
      </w:r>
      <w:r w:rsidR="32878FDB">
        <w:t xml:space="preserve">final </w:t>
      </w:r>
      <w:r>
        <w:t>model</w:t>
      </w:r>
      <w:r w:rsidR="23B2F507">
        <w:t xml:space="preserve"> and </w:t>
      </w:r>
      <w:r w:rsidR="5E870CD5">
        <w:t xml:space="preserve">as </w:t>
      </w:r>
      <w:r w:rsidR="23B2F507">
        <w:t>the a</w:t>
      </w:r>
      <w:r w:rsidR="59ADD0F6">
        <w:t xml:space="preserve">dult mortality increased, the life expectancy of that country decreased. </w:t>
      </w:r>
      <w:r w:rsidR="68376C9F">
        <w:t xml:space="preserve">Since a higher adult mortality </w:t>
      </w:r>
      <w:r w:rsidR="600D9B6A">
        <w:t xml:space="preserve">rate </w:t>
      </w:r>
      <w:r w:rsidR="68376C9F">
        <w:t xml:space="preserve">means that </w:t>
      </w:r>
      <w:r w:rsidR="0ECE8EA7">
        <w:t xml:space="preserve">a higher percentage of people </w:t>
      </w:r>
      <w:r w:rsidR="165F91F7">
        <w:t>aged 15-60 are dying</w:t>
      </w:r>
      <w:r w:rsidR="68376C9F">
        <w:t>, this lowers the average life expectancy for the entire population</w:t>
      </w:r>
      <w:r w:rsidR="142CC0C7">
        <w:t xml:space="preserve"> within that country.</w:t>
      </w:r>
    </w:p>
    <w:p w14:paraId="3F3D7837" w14:textId="6024F94D" w:rsidR="33359FCE" w:rsidRDefault="33359FCE" w:rsidP="5F7B80B4">
      <w:pPr>
        <w:spacing w:line="257" w:lineRule="auto"/>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 xml:space="preserve">The dataset used in this analysis resulted in some challenges in identifying variables most associated with life expectancy in year 2015. Although the year was specific to our question, using only one year limits our understanding of how consistent the findings are, and the overall purpose of better understanding the determinants of population life expectancy. It is possible that this year was not representative of life expectancy predictors. Another challenge in this dataset was missing data for variables potentially associated with life expectancy such as Alcohol, </w:t>
      </w:r>
      <w:r w:rsidR="3582DAD3" w:rsidRPr="3CD3D158">
        <w:rPr>
          <w:rFonts w:ascii="LMRoman10-Regular" w:eastAsia="LMRoman10-Regular" w:hAnsi="LMRoman10-Regular" w:cs="LMRoman10-Regular"/>
          <w:sz w:val="20"/>
          <w:szCs w:val="20"/>
        </w:rPr>
        <w:t>T</w:t>
      </w:r>
      <w:r w:rsidRPr="3CD3D158">
        <w:rPr>
          <w:rFonts w:ascii="LMRoman10-Regular" w:eastAsia="LMRoman10-Regular" w:hAnsi="LMRoman10-Regular" w:cs="LMRoman10-Regular"/>
          <w:sz w:val="20"/>
          <w:szCs w:val="20"/>
        </w:rPr>
        <w:t xml:space="preserve">otal </w:t>
      </w:r>
      <w:r w:rsidR="78018CB3" w:rsidRPr="3CD3D158">
        <w:rPr>
          <w:rFonts w:ascii="LMRoman10-Regular" w:eastAsia="LMRoman10-Regular" w:hAnsi="LMRoman10-Regular" w:cs="LMRoman10-Regular"/>
          <w:sz w:val="20"/>
          <w:szCs w:val="20"/>
        </w:rPr>
        <w:t>E</w:t>
      </w:r>
      <w:r w:rsidRPr="3CD3D158">
        <w:rPr>
          <w:rFonts w:ascii="LMRoman10-Regular" w:eastAsia="LMRoman10-Regular" w:hAnsi="LMRoman10-Regular" w:cs="LMRoman10-Regular"/>
          <w:sz w:val="20"/>
          <w:szCs w:val="20"/>
        </w:rPr>
        <w:t xml:space="preserve">xpenditure, and </w:t>
      </w:r>
      <w:r w:rsidR="18422AC0" w:rsidRPr="3CD3D158">
        <w:rPr>
          <w:rFonts w:ascii="LMRoman10-Regular" w:eastAsia="LMRoman10-Regular" w:hAnsi="LMRoman10-Regular" w:cs="LMRoman10-Regular"/>
          <w:sz w:val="20"/>
          <w:szCs w:val="20"/>
        </w:rPr>
        <w:t>P</w:t>
      </w:r>
      <w:r w:rsidRPr="3CD3D158">
        <w:rPr>
          <w:rFonts w:ascii="LMRoman10-Regular" w:eastAsia="LMRoman10-Regular" w:hAnsi="LMRoman10-Regular" w:cs="LMRoman10-Regular"/>
          <w:sz w:val="20"/>
          <w:szCs w:val="20"/>
        </w:rPr>
        <w:t xml:space="preserve">ercent </w:t>
      </w:r>
      <w:r w:rsidR="6CE483B1" w:rsidRPr="3CD3D158">
        <w:rPr>
          <w:rFonts w:ascii="LMRoman10-Regular" w:eastAsia="LMRoman10-Regular" w:hAnsi="LMRoman10-Regular" w:cs="LMRoman10-Regular"/>
          <w:sz w:val="20"/>
          <w:szCs w:val="20"/>
        </w:rPr>
        <w:t>E</w:t>
      </w:r>
      <w:r w:rsidRPr="3CD3D158">
        <w:rPr>
          <w:rFonts w:ascii="LMRoman10-Regular" w:eastAsia="LMRoman10-Regular" w:hAnsi="LMRoman10-Regular" w:cs="LMRoman10-Regular"/>
          <w:sz w:val="20"/>
          <w:szCs w:val="20"/>
        </w:rPr>
        <w:t xml:space="preserve">xpenditure. As a result, the effects of these are unknown in this study. </w:t>
      </w:r>
    </w:p>
    <w:p w14:paraId="3FC6F09A" w14:textId="474C0B20" w:rsidR="33359FCE" w:rsidRDefault="33359FCE" w:rsidP="3CD3D158">
      <w:pPr>
        <w:spacing w:line="257" w:lineRule="auto"/>
        <w:rPr>
          <w:rFonts w:ascii="LMRoman10-Regular" w:eastAsia="LMRoman10-Regular" w:hAnsi="LMRoman10-Regular" w:cs="LMRoman10-Regular"/>
          <w:sz w:val="20"/>
          <w:szCs w:val="20"/>
        </w:rPr>
      </w:pPr>
      <w:r w:rsidRPr="3CD3D158">
        <w:rPr>
          <w:rFonts w:ascii="LMRoman10-Regular" w:eastAsia="LMRoman10-Regular" w:hAnsi="LMRoman10-Regular" w:cs="LMRoman10-Regular"/>
          <w:sz w:val="20"/>
          <w:szCs w:val="20"/>
        </w:rPr>
        <w:t>In addition, challenges included variables that have disproportionate data and effects on life expectancy. These include infant deaths</w:t>
      </w:r>
      <w:r w:rsidR="27B8AA2A" w:rsidRPr="3CD3D158">
        <w:rPr>
          <w:rFonts w:ascii="LMRoman10-Regular" w:eastAsia="LMRoman10-Regular" w:hAnsi="LMRoman10-Regular" w:cs="LMRoman10-Regular"/>
          <w:sz w:val="20"/>
          <w:szCs w:val="20"/>
        </w:rPr>
        <w:t xml:space="preserve">, </w:t>
      </w:r>
      <w:r w:rsidRPr="3CD3D158">
        <w:rPr>
          <w:rFonts w:ascii="LMRoman10-Regular" w:eastAsia="LMRoman10-Regular" w:hAnsi="LMRoman10-Regular" w:cs="LMRoman10-Regular"/>
          <w:sz w:val="20"/>
          <w:szCs w:val="20"/>
        </w:rPr>
        <w:t>under</w:t>
      </w:r>
      <w:r w:rsidR="52522E19" w:rsidRPr="3CD3D158">
        <w:rPr>
          <w:rFonts w:ascii="LMRoman10-Regular" w:eastAsia="LMRoman10-Regular" w:hAnsi="LMRoman10-Regular" w:cs="LMRoman10-Regular"/>
          <w:sz w:val="20"/>
          <w:szCs w:val="20"/>
        </w:rPr>
        <w:t xml:space="preserve"> age five </w:t>
      </w:r>
      <w:r w:rsidRPr="3CD3D158">
        <w:rPr>
          <w:rFonts w:ascii="LMRoman10-Regular" w:eastAsia="LMRoman10-Regular" w:hAnsi="LMRoman10-Regular" w:cs="LMRoman10-Regular"/>
          <w:sz w:val="20"/>
          <w:szCs w:val="20"/>
        </w:rPr>
        <w:t>deaths</w:t>
      </w:r>
      <w:r w:rsidR="2D3B5416" w:rsidRPr="3CD3D158">
        <w:rPr>
          <w:rFonts w:ascii="LMRoman10-Regular" w:eastAsia="LMRoman10-Regular" w:hAnsi="LMRoman10-Regular" w:cs="LMRoman10-Regular"/>
          <w:sz w:val="20"/>
          <w:szCs w:val="20"/>
        </w:rPr>
        <w:t>, and adult mortality</w:t>
      </w:r>
      <w:r w:rsidRPr="3CD3D158">
        <w:rPr>
          <w:rFonts w:ascii="LMRoman10-Regular" w:eastAsia="LMRoman10-Regular" w:hAnsi="LMRoman10-Regular" w:cs="LMRoman10-Regular"/>
          <w:sz w:val="20"/>
          <w:szCs w:val="20"/>
        </w:rPr>
        <w:t xml:space="preserve"> as they directly </w:t>
      </w:r>
      <w:r w:rsidR="2463A05A" w:rsidRPr="3CD3D158">
        <w:rPr>
          <w:rFonts w:ascii="LMRoman10-Regular" w:eastAsia="LMRoman10-Regular" w:hAnsi="LMRoman10-Regular" w:cs="LMRoman10-Regular"/>
          <w:sz w:val="20"/>
          <w:szCs w:val="20"/>
        </w:rPr>
        <w:t xml:space="preserve">influence </w:t>
      </w:r>
      <w:r w:rsidRPr="3CD3D158">
        <w:rPr>
          <w:rFonts w:ascii="LMRoman10-Regular" w:eastAsia="LMRoman10-Regular" w:hAnsi="LMRoman10-Regular" w:cs="LMRoman10-Regular"/>
          <w:sz w:val="20"/>
          <w:szCs w:val="20"/>
        </w:rPr>
        <w:t>life expectancy. Variables that may be better suited to our question would be those causes of deaths. Although two</w:t>
      </w:r>
      <w:r w:rsidR="30587467" w:rsidRPr="3CD3D158">
        <w:rPr>
          <w:rFonts w:ascii="LMRoman10-Regular" w:eastAsia="LMRoman10-Regular" w:hAnsi="LMRoman10-Regular" w:cs="LMRoman10-Regular"/>
          <w:sz w:val="20"/>
          <w:szCs w:val="20"/>
        </w:rPr>
        <w:t xml:space="preserve"> of these</w:t>
      </w:r>
      <w:r w:rsidRPr="3CD3D158">
        <w:rPr>
          <w:rFonts w:ascii="LMRoman10-Regular" w:eastAsia="LMRoman10-Regular" w:hAnsi="LMRoman10-Regular" w:cs="LMRoman10-Regular"/>
          <w:sz w:val="20"/>
          <w:szCs w:val="20"/>
        </w:rPr>
        <w:t xml:space="preserve"> </w:t>
      </w:r>
      <w:r w:rsidRPr="3CD3D158">
        <w:rPr>
          <w:rFonts w:ascii="LMRoman10-Regular" w:eastAsia="LMRoman10-Regular" w:hAnsi="LMRoman10-Regular" w:cs="LMRoman10-Regular"/>
          <w:sz w:val="20"/>
          <w:szCs w:val="20"/>
        </w:rPr>
        <w:lastRenderedPageBreak/>
        <w:t>variables were not included in our final model, the process of model selection included these and may have had an influence on the other predictors.</w:t>
      </w:r>
    </w:p>
    <w:sectPr w:rsidR="33359F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MRoman10-Regular">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intelligence.xml><?xml version="1.0" encoding="utf-8"?>
<int:Intelligence xmlns:int="http://schemas.microsoft.com/office/intelligence/2019/intelligence">
  <int:IntelligenceSettings/>
  <int:Manifest>
    <int:WordHash hashCode="UXJ/sqPDjrFLKZ" id="7pLlwGTS"/>
  </int:Manifest>
  <int:Observations>
    <int:Content id="7pLlwGTS">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41BFE"/>
    <w:multiLevelType w:val="hybridMultilevel"/>
    <w:tmpl w:val="23F0F28E"/>
    <w:lvl w:ilvl="0" w:tplc="BCACCC9E">
      <w:start w:val="1"/>
      <w:numFmt w:val="bullet"/>
      <w:lvlText w:val=""/>
      <w:lvlJc w:val="left"/>
      <w:pPr>
        <w:ind w:left="720" w:hanging="360"/>
      </w:pPr>
      <w:rPr>
        <w:rFonts w:ascii="Symbol" w:hAnsi="Symbol" w:hint="default"/>
      </w:rPr>
    </w:lvl>
    <w:lvl w:ilvl="1" w:tplc="3F10D43A">
      <w:start w:val="1"/>
      <w:numFmt w:val="bullet"/>
      <w:lvlText w:val="o"/>
      <w:lvlJc w:val="left"/>
      <w:pPr>
        <w:ind w:left="1440" w:hanging="360"/>
      </w:pPr>
      <w:rPr>
        <w:rFonts w:ascii="Courier New" w:hAnsi="Courier New" w:hint="default"/>
      </w:rPr>
    </w:lvl>
    <w:lvl w:ilvl="2" w:tplc="2DFA186C">
      <w:start w:val="1"/>
      <w:numFmt w:val="bullet"/>
      <w:lvlText w:val=""/>
      <w:lvlJc w:val="left"/>
      <w:pPr>
        <w:ind w:left="2160" w:hanging="360"/>
      </w:pPr>
      <w:rPr>
        <w:rFonts w:ascii="Wingdings" w:hAnsi="Wingdings" w:hint="default"/>
      </w:rPr>
    </w:lvl>
    <w:lvl w:ilvl="3" w:tplc="5D724F1A">
      <w:start w:val="1"/>
      <w:numFmt w:val="bullet"/>
      <w:lvlText w:val=""/>
      <w:lvlJc w:val="left"/>
      <w:pPr>
        <w:ind w:left="2880" w:hanging="360"/>
      </w:pPr>
      <w:rPr>
        <w:rFonts w:ascii="Symbol" w:hAnsi="Symbol" w:hint="default"/>
      </w:rPr>
    </w:lvl>
    <w:lvl w:ilvl="4" w:tplc="26F28BF0">
      <w:start w:val="1"/>
      <w:numFmt w:val="bullet"/>
      <w:lvlText w:val="o"/>
      <w:lvlJc w:val="left"/>
      <w:pPr>
        <w:ind w:left="3600" w:hanging="360"/>
      </w:pPr>
      <w:rPr>
        <w:rFonts w:ascii="Courier New" w:hAnsi="Courier New" w:hint="default"/>
      </w:rPr>
    </w:lvl>
    <w:lvl w:ilvl="5" w:tplc="D83CFE0C">
      <w:start w:val="1"/>
      <w:numFmt w:val="bullet"/>
      <w:lvlText w:val=""/>
      <w:lvlJc w:val="left"/>
      <w:pPr>
        <w:ind w:left="4320" w:hanging="360"/>
      </w:pPr>
      <w:rPr>
        <w:rFonts w:ascii="Wingdings" w:hAnsi="Wingdings" w:hint="default"/>
      </w:rPr>
    </w:lvl>
    <w:lvl w:ilvl="6" w:tplc="DB7497AE">
      <w:start w:val="1"/>
      <w:numFmt w:val="bullet"/>
      <w:lvlText w:val=""/>
      <w:lvlJc w:val="left"/>
      <w:pPr>
        <w:ind w:left="5040" w:hanging="360"/>
      </w:pPr>
      <w:rPr>
        <w:rFonts w:ascii="Symbol" w:hAnsi="Symbol" w:hint="default"/>
      </w:rPr>
    </w:lvl>
    <w:lvl w:ilvl="7" w:tplc="6FA23AE8">
      <w:start w:val="1"/>
      <w:numFmt w:val="bullet"/>
      <w:lvlText w:val="o"/>
      <w:lvlJc w:val="left"/>
      <w:pPr>
        <w:ind w:left="5760" w:hanging="360"/>
      </w:pPr>
      <w:rPr>
        <w:rFonts w:ascii="Courier New" w:hAnsi="Courier New" w:hint="default"/>
      </w:rPr>
    </w:lvl>
    <w:lvl w:ilvl="8" w:tplc="2A00871C">
      <w:start w:val="1"/>
      <w:numFmt w:val="bullet"/>
      <w:lvlText w:val=""/>
      <w:lvlJc w:val="left"/>
      <w:pPr>
        <w:ind w:left="6480" w:hanging="360"/>
      </w:pPr>
      <w:rPr>
        <w:rFonts w:ascii="Wingdings" w:hAnsi="Wingdings" w:hint="default"/>
      </w:rPr>
    </w:lvl>
  </w:abstractNum>
  <w:abstractNum w:abstractNumId="1" w15:restartNumberingAfterBreak="0">
    <w:nsid w:val="097F00A7"/>
    <w:multiLevelType w:val="hybridMultilevel"/>
    <w:tmpl w:val="851627AA"/>
    <w:lvl w:ilvl="0" w:tplc="E8080466">
      <w:start w:val="1"/>
      <w:numFmt w:val="decimal"/>
      <w:lvlText w:val="%1."/>
      <w:lvlJc w:val="left"/>
      <w:pPr>
        <w:ind w:left="720" w:hanging="360"/>
      </w:pPr>
    </w:lvl>
    <w:lvl w:ilvl="1" w:tplc="0CC418AA">
      <w:start w:val="1"/>
      <w:numFmt w:val="lowerLetter"/>
      <w:lvlText w:val="%2."/>
      <w:lvlJc w:val="left"/>
      <w:pPr>
        <w:ind w:left="1440" w:hanging="360"/>
      </w:pPr>
    </w:lvl>
    <w:lvl w:ilvl="2" w:tplc="7480C084">
      <w:start w:val="1"/>
      <w:numFmt w:val="lowerRoman"/>
      <w:lvlText w:val="%3."/>
      <w:lvlJc w:val="right"/>
      <w:pPr>
        <w:ind w:left="2160" w:hanging="180"/>
      </w:pPr>
    </w:lvl>
    <w:lvl w:ilvl="3" w:tplc="07B86DAC">
      <w:start w:val="1"/>
      <w:numFmt w:val="decimal"/>
      <w:lvlText w:val="%4."/>
      <w:lvlJc w:val="left"/>
      <w:pPr>
        <w:ind w:left="2880" w:hanging="360"/>
      </w:pPr>
    </w:lvl>
    <w:lvl w:ilvl="4" w:tplc="EBD4AE22">
      <w:start w:val="1"/>
      <w:numFmt w:val="lowerLetter"/>
      <w:lvlText w:val="%5."/>
      <w:lvlJc w:val="left"/>
      <w:pPr>
        <w:ind w:left="3600" w:hanging="360"/>
      </w:pPr>
    </w:lvl>
    <w:lvl w:ilvl="5" w:tplc="BAF6EB1E">
      <w:start w:val="1"/>
      <w:numFmt w:val="lowerRoman"/>
      <w:lvlText w:val="%6."/>
      <w:lvlJc w:val="right"/>
      <w:pPr>
        <w:ind w:left="4320" w:hanging="180"/>
      </w:pPr>
    </w:lvl>
    <w:lvl w:ilvl="6" w:tplc="9C4C8C8E">
      <w:start w:val="1"/>
      <w:numFmt w:val="decimal"/>
      <w:lvlText w:val="%7."/>
      <w:lvlJc w:val="left"/>
      <w:pPr>
        <w:ind w:left="5040" w:hanging="360"/>
      </w:pPr>
    </w:lvl>
    <w:lvl w:ilvl="7" w:tplc="AAA275E8">
      <w:start w:val="1"/>
      <w:numFmt w:val="lowerLetter"/>
      <w:lvlText w:val="%8."/>
      <w:lvlJc w:val="left"/>
      <w:pPr>
        <w:ind w:left="5760" w:hanging="360"/>
      </w:pPr>
    </w:lvl>
    <w:lvl w:ilvl="8" w:tplc="D8860542">
      <w:start w:val="1"/>
      <w:numFmt w:val="lowerRoman"/>
      <w:lvlText w:val="%9."/>
      <w:lvlJc w:val="right"/>
      <w:pPr>
        <w:ind w:left="6480" w:hanging="180"/>
      </w:pPr>
    </w:lvl>
  </w:abstractNum>
  <w:abstractNum w:abstractNumId="2" w15:restartNumberingAfterBreak="0">
    <w:nsid w:val="0B87730D"/>
    <w:multiLevelType w:val="hybridMultilevel"/>
    <w:tmpl w:val="23A2571E"/>
    <w:lvl w:ilvl="0" w:tplc="7B920D50">
      <w:start w:val="1"/>
      <w:numFmt w:val="bullet"/>
      <w:lvlText w:val=""/>
      <w:lvlJc w:val="left"/>
      <w:pPr>
        <w:ind w:left="720" w:hanging="360"/>
      </w:pPr>
      <w:rPr>
        <w:rFonts w:ascii="Symbol" w:hAnsi="Symbol" w:hint="default"/>
      </w:rPr>
    </w:lvl>
    <w:lvl w:ilvl="1" w:tplc="268AC40E">
      <w:start w:val="1"/>
      <w:numFmt w:val="bullet"/>
      <w:lvlText w:val="o"/>
      <w:lvlJc w:val="left"/>
      <w:pPr>
        <w:ind w:left="1440" w:hanging="360"/>
      </w:pPr>
      <w:rPr>
        <w:rFonts w:ascii="Courier New" w:hAnsi="Courier New" w:hint="default"/>
      </w:rPr>
    </w:lvl>
    <w:lvl w:ilvl="2" w:tplc="CC0EDC96">
      <w:start w:val="1"/>
      <w:numFmt w:val="bullet"/>
      <w:lvlText w:val=""/>
      <w:lvlJc w:val="left"/>
      <w:pPr>
        <w:ind w:left="2160" w:hanging="360"/>
      </w:pPr>
      <w:rPr>
        <w:rFonts w:ascii="Wingdings" w:hAnsi="Wingdings" w:hint="default"/>
      </w:rPr>
    </w:lvl>
    <w:lvl w:ilvl="3" w:tplc="28DE46AA">
      <w:start w:val="1"/>
      <w:numFmt w:val="bullet"/>
      <w:lvlText w:val=""/>
      <w:lvlJc w:val="left"/>
      <w:pPr>
        <w:ind w:left="2880" w:hanging="360"/>
      </w:pPr>
      <w:rPr>
        <w:rFonts w:ascii="Symbol" w:hAnsi="Symbol" w:hint="default"/>
      </w:rPr>
    </w:lvl>
    <w:lvl w:ilvl="4" w:tplc="54A4B1A6">
      <w:start w:val="1"/>
      <w:numFmt w:val="bullet"/>
      <w:lvlText w:val="o"/>
      <w:lvlJc w:val="left"/>
      <w:pPr>
        <w:ind w:left="3600" w:hanging="360"/>
      </w:pPr>
      <w:rPr>
        <w:rFonts w:ascii="Courier New" w:hAnsi="Courier New" w:hint="default"/>
      </w:rPr>
    </w:lvl>
    <w:lvl w:ilvl="5" w:tplc="C7E2C05C">
      <w:start w:val="1"/>
      <w:numFmt w:val="bullet"/>
      <w:lvlText w:val=""/>
      <w:lvlJc w:val="left"/>
      <w:pPr>
        <w:ind w:left="4320" w:hanging="360"/>
      </w:pPr>
      <w:rPr>
        <w:rFonts w:ascii="Wingdings" w:hAnsi="Wingdings" w:hint="default"/>
      </w:rPr>
    </w:lvl>
    <w:lvl w:ilvl="6" w:tplc="FB161474">
      <w:start w:val="1"/>
      <w:numFmt w:val="bullet"/>
      <w:lvlText w:val=""/>
      <w:lvlJc w:val="left"/>
      <w:pPr>
        <w:ind w:left="5040" w:hanging="360"/>
      </w:pPr>
      <w:rPr>
        <w:rFonts w:ascii="Symbol" w:hAnsi="Symbol" w:hint="default"/>
      </w:rPr>
    </w:lvl>
    <w:lvl w:ilvl="7" w:tplc="03B48154">
      <w:start w:val="1"/>
      <w:numFmt w:val="bullet"/>
      <w:lvlText w:val="o"/>
      <w:lvlJc w:val="left"/>
      <w:pPr>
        <w:ind w:left="5760" w:hanging="360"/>
      </w:pPr>
      <w:rPr>
        <w:rFonts w:ascii="Courier New" w:hAnsi="Courier New" w:hint="default"/>
      </w:rPr>
    </w:lvl>
    <w:lvl w:ilvl="8" w:tplc="F9282E2E">
      <w:start w:val="1"/>
      <w:numFmt w:val="bullet"/>
      <w:lvlText w:val=""/>
      <w:lvlJc w:val="left"/>
      <w:pPr>
        <w:ind w:left="6480" w:hanging="360"/>
      </w:pPr>
      <w:rPr>
        <w:rFonts w:ascii="Wingdings" w:hAnsi="Wingdings" w:hint="default"/>
      </w:rPr>
    </w:lvl>
  </w:abstractNum>
  <w:abstractNum w:abstractNumId="3" w15:restartNumberingAfterBreak="0">
    <w:nsid w:val="220E2C56"/>
    <w:multiLevelType w:val="hybridMultilevel"/>
    <w:tmpl w:val="5A5C139C"/>
    <w:lvl w:ilvl="0" w:tplc="ACFA79D6">
      <w:start w:val="1"/>
      <w:numFmt w:val="bullet"/>
      <w:lvlText w:val=""/>
      <w:lvlJc w:val="left"/>
      <w:pPr>
        <w:ind w:left="720" w:hanging="360"/>
      </w:pPr>
      <w:rPr>
        <w:rFonts w:ascii="Symbol" w:hAnsi="Symbol" w:hint="default"/>
      </w:rPr>
    </w:lvl>
    <w:lvl w:ilvl="1" w:tplc="7C6E181E">
      <w:start w:val="1"/>
      <w:numFmt w:val="bullet"/>
      <w:lvlText w:val="o"/>
      <w:lvlJc w:val="left"/>
      <w:pPr>
        <w:ind w:left="1440" w:hanging="360"/>
      </w:pPr>
      <w:rPr>
        <w:rFonts w:ascii="Courier New" w:hAnsi="Courier New" w:hint="default"/>
      </w:rPr>
    </w:lvl>
    <w:lvl w:ilvl="2" w:tplc="B6BA95F6">
      <w:start w:val="1"/>
      <w:numFmt w:val="bullet"/>
      <w:lvlText w:val=""/>
      <w:lvlJc w:val="left"/>
      <w:pPr>
        <w:ind w:left="2160" w:hanging="360"/>
      </w:pPr>
      <w:rPr>
        <w:rFonts w:ascii="Symbol" w:hAnsi="Symbol" w:hint="default"/>
      </w:rPr>
    </w:lvl>
    <w:lvl w:ilvl="3" w:tplc="8F4AAF0A">
      <w:start w:val="1"/>
      <w:numFmt w:val="bullet"/>
      <w:lvlText w:val=""/>
      <w:lvlJc w:val="left"/>
      <w:pPr>
        <w:ind w:left="2880" w:hanging="360"/>
      </w:pPr>
      <w:rPr>
        <w:rFonts w:ascii="Symbol" w:hAnsi="Symbol" w:hint="default"/>
      </w:rPr>
    </w:lvl>
    <w:lvl w:ilvl="4" w:tplc="A26A3B42">
      <w:start w:val="1"/>
      <w:numFmt w:val="bullet"/>
      <w:lvlText w:val="o"/>
      <w:lvlJc w:val="left"/>
      <w:pPr>
        <w:ind w:left="3600" w:hanging="360"/>
      </w:pPr>
      <w:rPr>
        <w:rFonts w:ascii="Courier New" w:hAnsi="Courier New" w:hint="default"/>
      </w:rPr>
    </w:lvl>
    <w:lvl w:ilvl="5" w:tplc="C4C8CB6A">
      <w:start w:val="1"/>
      <w:numFmt w:val="bullet"/>
      <w:lvlText w:val=""/>
      <w:lvlJc w:val="left"/>
      <w:pPr>
        <w:ind w:left="4320" w:hanging="360"/>
      </w:pPr>
      <w:rPr>
        <w:rFonts w:ascii="Wingdings" w:hAnsi="Wingdings" w:hint="default"/>
      </w:rPr>
    </w:lvl>
    <w:lvl w:ilvl="6" w:tplc="47061158">
      <w:start w:val="1"/>
      <w:numFmt w:val="bullet"/>
      <w:lvlText w:val=""/>
      <w:lvlJc w:val="left"/>
      <w:pPr>
        <w:ind w:left="5040" w:hanging="360"/>
      </w:pPr>
      <w:rPr>
        <w:rFonts w:ascii="Symbol" w:hAnsi="Symbol" w:hint="default"/>
      </w:rPr>
    </w:lvl>
    <w:lvl w:ilvl="7" w:tplc="A60CA12C">
      <w:start w:val="1"/>
      <w:numFmt w:val="bullet"/>
      <w:lvlText w:val="o"/>
      <w:lvlJc w:val="left"/>
      <w:pPr>
        <w:ind w:left="5760" w:hanging="360"/>
      </w:pPr>
      <w:rPr>
        <w:rFonts w:ascii="Courier New" w:hAnsi="Courier New" w:hint="default"/>
      </w:rPr>
    </w:lvl>
    <w:lvl w:ilvl="8" w:tplc="9FD2B09A">
      <w:start w:val="1"/>
      <w:numFmt w:val="bullet"/>
      <w:lvlText w:val=""/>
      <w:lvlJc w:val="left"/>
      <w:pPr>
        <w:ind w:left="6480" w:hanging="360"/>
      </w:pPr>
      <w:rPr>
        <w:rFonts w:ascii="Wingdings" w:hAnsi="Wingdings" w:hint="default"/>
      </w:rPr>
    </w:lvl>
  </w:abstractNum>
  <w:abstractNum w:abstractNumId="4" w15:restartNumberingAfterBreak="0">
    <w:nsid w:val="33E22248"/>
    <w:multiLevelType w:val="hybridMultilevel"/>
    <w:tmpl w:val="9740145E"/>
    <w:lvl w:ilvl="0" w:tplc="C95078D4">
      <w:start w:val="1"/>
      <w:numFmt w:val="bullet"/>
      <w:lvlText w:val="·"/>
      <w:lvlJc w:val="left"/>
      <w:pPr>
        <w:ind w:left="720" w:hanging="360"/>
      </w:pPr>
      <w:rPr>
        <w:rFonts w:ascii="Symbol" w:hAnsi="Symbol" w:hint="default"/>
      </w:rPr>
    </w:lvl>
    <w:lvl w:ilvl="1" w:tplc="CBC25FD4">
      <w:start w:val="1"/>
      <w:numFmt w:val="bullet"/>
      <w:lvlText w:val="o"/>
      <w:lvlJc w:val="left"/>
      <w:pPr>
        <w:ind w:left="1440" w:hanging="360"/>
      </w:pPr>
      <w:rPr>
        <w:rFonts w:ascii="Courier New" w:hAnsi="Courier New" w:hint="default"/>
      </w:rPr>
    </w:lvl>
    <w:lvl w:ilvl="2" w:tplc="D738201A">
      <w:start w:val="1"/>
      <w:numFmt w:val="bullet"/>
      <w:lvlText w:val=""/>
      <w:lvlJc w:val="left"/>
      <w:pPr>
        <w:ind w:left="2160" w:hanging="360"/>
      </w:pPr>
      <w:rPr>
        <w:rFonts w:ascii="Wingdings" w:hAnsi="Wingdings" w:hint="default"/>
      </w:rPr>
    </w:lvl>
    <w:lvl w:ilvl="3" w:tplc="0742F186">
      <w:start w:val="1"/>
      <w:numFmt w:val="bullet"/>
      <w:lvlText w:val=""/>
      <w:lvlJc w:val="left"/>
      <w:pPr>
        <w:ind w:left="2880" w:hanging="360"/>
      </w:pPr>
      <w:rPr>
        <w:rFonts w:ascii="Symbol" w:hAnsi="Symbol" w:hint="default"/>
      </w:rPr>
    </w:lvl>
    <w:lvl w:ilvl="4" w:tplc="5FC20A16">
      <w:start w:val="1"/>
      <w:numFmt w:val="bullet"/>
      <w:lvlText w:val="o"/>
      <w:lvlJc w:val="left"/>
      <w:pPr>
        <w:ind w:left="3600" w:hanging="360"/>
      </w:pPr>
      <w:rPr>
        <w:rFonts w:ascii="Courier New" w:hAnsi="Courier New" w:hint="default"/>
      </w:rPr>
    </w:lvl>
    <w:lvl w:ilvl="5" w:tplc="4B1A97AC">
      <w:start w:val="1"/>
      <w:numFmt w:val="bullet"/>
      <w:lvlText w:val=""/>
      <w:lvlJc w:val="left"/>
      <w:pPr>
        <w:ind w:left="4320" w:hanging="360"/>
      </w:pPr>
      <w:rPr>
        <w:rFonts w:ascii="Wingdings" w:hAnsi="Wingdings" w:hint="default"/>
      </w:rPr>
    </w:lvl>
    <w:lvl w:ilvl="6" w:tplc="0EAE93F2">
      <w:start w:val="1"/>
      <w:numFmt w:val="bullet"/>
      <w:lvlText w:val=""/>
      <w:lvlJc w:val="left"/>
      <w:pPr>
        <w:ind w:left="5040" w:hanging="360"/>
      </w:pPr>
      <w:rPr>
        <w:rFonts w:ascii="Symbol" w:hAnsi="Symbol" w:hint="default"/>
      </w:rPr>
    </w:lvl>
    <w:lvl w:ilvl="7" w:tplc="2110B6F4">
      <w:start w:val="1"/>
      <w:numFmt w:val="bullet"/>
      <w:lvlText w:val="o"/>
      <w:lvlJc w:val="left"/>
      <w:pPr>
        <w:ind w:left="5760" w:hanging="360"/>
      </w:pPr>
      <w:rPr>
        <w:rFonts w:ascii="Courier New" w:hAnsi="Courier New" w:hint="default"/>
      </w:rPr>
    </w:lvl>
    <w:lvl w:ilvl="8" w:tplc="395248B2">
      <w:start w:val="1"/>
      <w:numFmt w:val="bullet"/>
      <w:lvlText w:val=""/>
      <w:lvlJc w:val="left"/>
      <w:pPr>
        <w:ind w:left="6480" w:hanging="360"/>
      </w:pPr>
      <w:rPr>
        <w:rFonts w:ascii="Wingdings" w:hAnsi="Wingdings" w:hint="default"/>
      </w:rPr>
    </w:lvl>
  </w:abstractNum>
  <w:abstractNum w:abstractNumId="5" w15:restartNumberingAfterBreak="0">
    <w:nsid w:val="3BF44CC1"/>
    <w:multiLevelType w:val="hybridMultilevel"/>
    <w:tmpl w:val="B98482E2"/>
    <w:lvl w:ilvl="0" w:tplc="AD7C0D94">
      <w:start w:val="1"/>
      <w:numFmt w:val="decimal"/>
      <w:lvlText w:val="%1."/>
      <w:lvlJc w:val="left"/>
      <w:pPr>
        <w:ind w:left="720" w:hanging="360"/>
      </w:pPr>
    </w:lvl>
    <w:lvl w:ilvl="1" w:tplc="303843A6">
      <w:start w:val="1"/>
      <w:numFmt w:val="lowerLetter"/>
      <w:lvlText w:val="%2."/>
      <w:lvlJc w:val="left"/>
      <w:pPr>
        <w:ind w:left="1440" w:hanging="360"/>
      </w:pPr>
    </w:lvl>
    <w:lvl w:ilvl="2" w:tplc="BCD863FE">
      <w:start w:val="1"/>
      <w:numFmt w:val="lowerRoman"/>
      <w:lvlText w:val="%3."/>
      <w:lvlJc w:val="right"/>
      <w:pPr>
        <w:ind w:left="2160" w:hanging="180"/>
      </w:pPr>
    </w:lvl>
    <w:lvl w:ilvl="3" w:tplc="62AA6CD2">
      <w:start w:val="1"/>
      <w:numFmt w:val="decimal"/>
      <w:lvlText w:val="%4."/>
      <w:lvlJc w:val="left"/>
      <w:pPr>
        <w:ind w:left="2880" w:hanging="360"/>
      </w:pPr>
    </w:lvl>
    <w:lvl w:ilvl="4" w:tplc="42AAF0AA">
      <w:start w:val="1"/>
      <w:numFmt w:val="lowerLetter"/>
      <w:lvlText w:val="%5."/>
      <w:lvlJc w:val="left"/>
      <w:pPr>
        <w:ind w:left="3600" w:hanging="360"/>
      </w:pPr>
    </w:lvl>
    <w:lvl w:ilvl="5" w:tplc="3FAC1072">
      <w:start w:val="1"/>
      <w:numFmt w:val="lowerRoman"/>
      <w:lvlText w:val="%6."/>
      <w:lvlJc w:val="right"/>
      <w:pPr>
        <w:ind w:left="4320" w:hanging="180"/>
      </w:pPr>
    </w:lvl>
    <w:lvl w:ilvl="6" w:tplc="612098A6">
      <w:start w:val="1"/>
      <w:numFmt w:val="decimal"/>
      <w:lvlText w:val="%7."/>
      <w:lvlJc w:val="left"/>
      <w:pPr>
        <w:ind w:left="5040" w:hanging="360"/>
      </w:pPr>
    </w:lvl>
    <w:lvl w:ilvl="7" w:tplc="A28AF8D8">
      <w:start w:val="1"/>
      <w:numFmt w:val="lowerLetter"/>
      <w:lvlText w:val="%8."/>
      <w:lvlJc w:val="left"/>
      <w:pPr>
        <w:ind w:left="5760" w:hanging="360"/>
      </w:pPr>
    </w:lvl>
    <w:lvl w:ilvl="8" w:tplc="404E6960">
      <w:start w:val="1"/>
      <w:numFmt w:val="lowerRoman"/>
      <w:lvlText w:val="%9."/>
      <w:lvlJc w:val="right"/>
      <w:pPr>
        <w:ind w:left="6480" w:hanging="180"/>
      </w:pPr>
    </w:lvl>
  </w:abstractNum>
  <w:abstractNum w:abstractNumId="6" w15:restartNumberingAfterBreak="0">
    <w:nsid w:val="3D2B6DDC"/>
    <w:multiLevelType w:val="hybridMultilevel"/>
    <w:tmpl w:val="B676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316DBA"/>
    <w:multiLevelType w:val="hybridMultilevel"/>
    <w:tmpl w:val="9A288DEE"/>
    <w:lvl w:ilvl="0" w:tplc="6FD0DFD0">
      <w:start w:val="1"/>
      <w:numFmt w:val="bullet"/>
      <w:lvlText w:val=""/>
      <w:lvlJc w:val="left"/>
      <w:pPr>
        <w:ind w:left="720" w:hanging="360"/>
      </w:pPr>
      <w:rPr>
        <w:rFonts w:ascii="Symbol" w:hAnsi="Symbol" w:hint="default"/>
      </w:rPr>
    </w:lvl>
    <w:lvl w:ilvl="1" w:tplc="C6C4F522">
      <w:start w:val="1"/>
      <w:numFmt w:val="bullet"/>
      <w:lvlText w:val=""/>
      <w:lvlJc w:val="left"/>
      <w:pPr>
        <w:ind w:left="1440" w:hanging="360"/>
      </w:pPr>
      <w:rPr>
        <w:rFonts w:ascii="Symbol" w:hAnsi="Symbol" w:hint="default"/>
      </w:rPr>
    </w:lvl>
    <w:lvl w:ilvl="2" w:tplc="A4249EDE">
      <w:start w:val="1"/>
      <w:numFmt w:val="bullet"/>
      <w:lvlText w:val=""/>
      <w:lvlJc w:val="left"/>
      <w:pPr>
        <w:ind w:left="2160" w:hanging="360"/>
      </w:pPr>
      <w:rPr>
        <w:rFonts w:ascii="Wingdings" w:hAnsi="Wingdings" w:hint="default"/>
      </w:rPr>
    </w:lvl>
    <w:lvl w:ilvl="3" w:tplc="4EF6CD8A">
      <w:start w:val="1"/>
      <w:numFmt w:val="bullet"/>
      <w:lvlText w:val=""/>
      <w:lvlJc w:val="left"/>
      <w:pPr>
        <w:ind w:left="2880" w:hanging="360"/>
      </w:pPr>
      <w:rPr>
        <w:rFonts w:ascii="Symbol" w:hAnsi="Symbol" w:hint="default"/>
      </w:rPr>
    </w:lvl>
    <w:lvl w:ilvl="4" w:tplc="C66257EA">
      <w:start w:val="1"/>
      <w:numFmt w:val="bullet"/>
      <w:lvlText w:val="o"/>
      <w:lvlJc w:val="left"/>
      <w:pPr>
        <w:ind w:left="3600" w:hanging="360"/>
      </w:pPr>
      <w:rPr>
        <w:rFonts w:ascii="Courier New" w:hAnsi="Courier New" w:hint="default"/>
      </w:rPr>
    </w:lvl>
    <w:lvl w:ilvl="5" w:tplc="22C2D3A8">
      <w:start w:val="1"/>
      <w:numFmt w:val="bullet"/>
      <w:lvlText w:val=""/>
      <w:lvlJc w:val="left"/>
      <w:pPr>
        <w:ind w:left="4320" w:hanging="360"/>
      </w:pPr>
      <w:rPr>
        <w:rFonts w:ascii="Wingdings" w:hAnsi="Wingdings" w:hint="default"/>
      </w:rPr>
    </w:lvl>
    <w:lvl w:ilvl="6" w:tplc="58947A36">
      <w:start w:val="1"/>
      <w:numFmt w:val="bullet"/>
      <w:lvlText w:val=""/>
      <w:lvlJc w:val="left"/>
      <w:pPr>
        <w:ind w:left="5040" w:hanging="360"/>
      </w:pPr>
      <w:rPr>
        <w:rFonts w:ascii="Symbol" w:hAnsi="Symbol" w:hint="default"/>
      </w:rPr>
    </w:lvl>
    <w:lvl w:ilvl="7" w:tplc="F30C9410">
      <w:start w:val="1"/>
      <w:numFmt w:val="bullet"/>
      <w:lvlText w:val="o"/>
      <w:lvlJc w:val="left"/>
      <w:pPr>
        <w:ind w:left="5760" w:hanging="360"/>
      </w:pPr>
      <w:rPr>
        <w:rFonts w:ascii="Courier New" w:hAnsi="Courier New" w:hint="default"/>
      </w:rPr>
    </w:lvl>
    <w:lvl w:ilvl="8" w:tplc="B3CE6490">
      <w:start w:val="1"/>
      <w:numFmt w:val="bullet"/>
      <w:lvlText w:val=""/>
      <w:lvlJc w:val="left"/>
      <w:pPr>
        <w:ind w:left="6480" w:hanging="360"/>
      </w:pPr>
      <w:rPr>
        <w:rFonts w:ascii="Wingdings" w:hAnsi="Wingdings" w:hint="default"/>
      </w:rPr>
    </w:lvl>
  </w:abstractNum>
  <w:abstractNum w:abstractNumId="8" w15:restartNumberingAfterBreak="0">
    <w:nsid w:val="584F11BC"/>
    <w:multiLevelType w:val="hybridMultilevel"/>
    <w:tmpl w:val="19423750"/>
    <w:lvl w:ilvl="0" w:tplc="5F50FDBE">
      <w:start w:val="1"/>
      <w:numFmt w:val="bullet"/>
      <w:lvlText w:val=""/>
      <w:lvlJc w:val="left"/>
      <w:pPr>
        <w:ind w:left="720" w:hanging="360"/>
      </w:pPr>
      <w:rPr>
        <w:rFonts w:ascii="Symbol" w:hAnsi="Symbol" w:hint="default"/>
      </w:rPr>
    </w:lvl>
    <w:lvl w:ilvl="1" w:tplc="0C6E4B9E">
      <w:start w:val="1"/>
      <w:numFmt w:val="bullet"/>
      <w:lvlText w:val="o"/>
      <w:lvlJc w:val="left"/>
      <w:pPr>
        <w:ind w:left="1440" w:hanging="360"/>
      </w:pPr>
      <w:rPr>
        <w:rFonts w:ascii="Courier New" w:hAnsi="Courier New" w:hint="default"/>
      </w:rPr>
    </w:lvl>
    <w:lvl w:ilvl="2" w:tplc="62A4B472">
      <w:start w:val="1"/>
      <w:numFmt w:val="bullet"/>
      <w:lvlText w:val=""/>
      <w:lvlJc w:val="left"/>
      <w:pPr>
        <w:ind w:left="2160" w:hanging="360"/>
      </w:pPr>
      <w:rPr>
        <w:rFonts w:ascii="Wingdings" w:hAnsi="Wingdings" w:hint="default"/>
      </w:rPr>
    </w:lvl>
    <w:lvl w:ilvl="3" w:tplc="FC2E0A70">
      <w:start w:val="1"/>
      <w:numFmt w:val="bullet"/>
      <w:lvlText w:val=""/>
      <w:lvlJc w:val="left"/>
      <w:pPr>
        <w:ind w:left="2880" w:hanging="360"/>
      </w:pPr>
      <w:rPr>
        <w:rFonts w:ascii="Symbol" w:hAnsi="Symbol" w:hint="default"/>
      </w:rPr>
    </w:lvl>
    <w:lvl w:ilvl="4" w:tplc="CB56394A">
      <w:start w:val="1"/>
      <w:numFmt w:val="bullet"/>
      <w:lvlText w:val="o"/>
      <w:lvlJc w:val="left"/>
      <w:pPr>
        <w:ind w:left="3600" w:hanging="360"/>
      </w:pPr>
      <w:rPr>
        <w:rFonts w:ascii="Courier New" w:hAnsi="Courier New" w:hint="default"/>
      </w:rPr>
    </w:lvl>
    <w:lvl w:ilvl="5" w:tplc="34BC574C">
      <w:start w:val="1"/>
      <w:numFmt w:val="bullet"/>
      <w:lvlText w:val=""/>
      <w:lvlJc w:val="left"/>
      <w:pPr>
        <w:ind w:left="4320" w:hanging="360"/>
      </w:pPr>
      <w:rPr>
        <w:rFonts w:ascii="Wingdings" w:hAnsi="Wingdings" w:hint="default"/>
      </w:rPr>
    </w:lvl>
    <w:lvl w:ilvl="6" w:tplc="7B109D90">
      <w:start w:val="1"/>
      <w:numFmt w:val="bullet"/>
      <w:lvlText w:val=""/>
      <w:lvlJc w:val="left"/>
      <w:pPr>
        <w:ind w:left="5040" w:hanging="360"/>
      </w:pPr>
      <w:rPr>
        <w:rFonts w:ascii="Symbol" w:hAnsi="Symbol" w:hint="default"/>
      </w:rPr>
    </w:lvl>
    <w:lvl w:ilvl="7" w:tplc="067E5BB0">
      <w:start w:val="1"/>
      <w:numFmt w:val="bullet"/>
      <w:lvlText w:val="o"/>
      <w:lvlJc w:val="left"/>
      <w:pPr>
        <w:ind w:left="5760" w:hanging="360"/>
      </w:pPr>
      <w:rPr>
        <w:rFonts w:ascii="Courier New" w:hAnsi="Courier New" w:hint="default"/>
      </w:rPr>
    </w:lvl>
    <w:lvl w:ilvl="8" w:tplc="E38AAFD8">
      <w:start w:val="1"/>
      <w:numFmt w:val="bullet"/>
      <w:lvlText w:val=""/>
      <w:lvlJc w:val="left"/>
      <w:pPr>
        <w:ind w:left="6480" w:hanging="360"/>
      </w:pPr>
      <w:rPr>
        <w:rFonts w:ascii="Wingdings" w:hAnsi="Wingdings" w:hint="default"/>
      </w:rPr>
    </w:lvl>
  </w:abstractNum>
  <w:abstractNum w:abstractNumId="9" w15:restartNumberingAfterBreak="0">
    <w:nsid w:val="6A9D6345"/>
    <w:multiLevelType w:val="hybridMultilevel"/>
    <w:tmpl w:val="316C886E"/>
    <w:lvl w:ilvl="0" w:tplc="5F0A82FA">
      <w:start w:val="1"/>
      <w:numFmt w:val="bullet"/>
      <w:lvlText w:val=""/>
      <w:lvlJc w:val="left"/>
      <w:pPr>
        <w:ind w:left="720" w:hanging="360"/>
      </w:pPr>
      <w:rPr>
        <w:rFonts w:ascii="Symbol" w:hAnsi="Symbol" w:hint="default"/>
      </w:rPr>
    </w:lvl>
    <w:lvl w:ilvl="1" w:tplc="17429CBC">
      <w:start w:val="1"/>
      <w:numFmt w:val="bullet"/>
      <w:lvlText w:val="o"/>
      <w:lvlJc w:val="left"/>
      <w:pPr>
        <w:ind w:left="1440" w:hanging="360"/>
      </w:pPr>
      <w:rPr>
        <w:rFonts w:ascii="Courier New" w:hAnsi="Courier New" w:hint="default"/>
      </w:rPr>
    </w:lvl>
    <w:lvl w:ilvl="2" w:tplc="6D585B1C">
      <w:start w:val="1"/>
      <w:numFmt w:val="bullet"/>
      <w:lvlText w:val=""/>
      <w:lvlJc w:val="left"/>
      <w:pPr>
        <w:ind w:left="2160" w:hanging="360"/>
      </w:pPr>
      <w:rPr>
        <w:rFonts w:ascii="Wingdings" w:hAnsi="Wingdings" w:hint="default"/>
      </w:rPr>
    </w:lvl>
    <w:lvl w:ilvl="3" w:tplc="9F424786">
      <w:start w:val="1"/>
      <w:numFmt w:val="bullet"/>
      <w:lvlText w:val=""/>
      <w:lvlJc w:val="left"/>
      <w:pPr>
        <w:ind w:left="2880" w:hanging="360"/>
      </w:pPr>
      <w:rPr>
        <w:rFonts w:ascii="Symbol" w:hAnsi="Symbol" w:hint="default"/>
      </w:rPr>
    </w:lvl>
    <w:lvl w:ilvl="4" w:tplc="2EA8520E">
      <w:start w:val="1"/>
      <w:numFmt w:val="bullet"/>
      <w:lvlText w:val="o"/>
      <w:lvlJc w:val="left"/>
      <w:pPr>
        <w:ind w:left="3600" w:hanging="360"/>
      </w:pPr>
      <w:rPr>
        <w:rFonts w:ascii="Courier New" w:hAnsi="Courier New" w:hint="default"/>
      </w:rPr>
    </w:lvl>
    <w:lvl w:ilvl="5" w:tplc="7A186A28">
      <w:start w:val="1"/>
      <w:numFmt w:val="bullet"/>
      <w:lvlText w:val=""/>
      <w:lvlJc w:val="left"/>
      <w:pPr>
        <w:ind w:left="4320" w:hanging="360"/>
      </w:pPr>
      <w:rPr>
        <w:rFonts w:ascii="Wingdings" w:hAnsi="Wingdings" w:hint="default"/>
      </w:rPr>
    </w:lvl>
    <w:lvl w:ilvl="6" w:tplc="00D44038">
      <w:start w:val="1"/>
      <w:numFmt w:val="bullet"/>
      <w:lvlText w:val=""/>
      <w:lvlJc w:val="left"/>
      <w:pPr>
        <w:ind w:left="5040" w:hanging="360"/>
      </w:pPr>
      <w:rPr>
        <w:rFonts w:ascii="Symbol" w:hAnsi="Symbol" w:hint="default"/>
      </w:rPr>
    </w:lvl>
    <w:lvl w:ilvl="7" w:tplc="EFFC3246">
      <w:start w:val="1"/>
      <w:numFmt w:val="bullet"/>
      <w:lvlText w:val="o"/>
      <w:lvlJc w:val="left"/>
      <w:pPr>
        <w:ind w:left="5760" w:hanging="360"/>
      </w:pPr>
      <w:rPr>
        <w:rFonts w:ascii="Courier New" w:hAnsi="Courier New" w:hint="default"/>
      </w:rPr>
    </w:lvl>
    <w:lvl w:ilvl="8" w:tplc="07EC4CDA">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9"/>
  </w:num>
  <w:num w:numId="6">
    <w:abstractNumId w:val="7"/>
  </w:num>
  <w:num w:numId="7">
    <w:abstractNumId w:val="3"/>
  </w:num>
  <w:num w:numId="8">
    <w:abstractNumId w:val="8"/>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C06"/>
    <w:rsid w:val="000C1EDC"/>
    <w:rsid w:val="000F0391"/>
    <w:rsid w:val="001B79E7"/>
    <w:rsid w:val="00296A25"/>
    <w:rsid w:val="00467ED0"/>
    <w:rsid w:val="005C5F17"/>
    <w:rsid w:val="005E53E6"/>
    <w:rsid w:val="0069F874"/>
    <w:rsid w:val="00730D1D"/>
    <w:rsid w:val="007CF458"/>
    <w:rsid w:val="0088F6F7"/>
    <w:rsid w:val="00974B25"/>
    <w:rsid w:val="00A5CEB8"/>
    <w:rsid w:val="00A9314A"/>
    <w:rsid w:val="00B9B35D"/>
    <w:rsid w:val="00BA5E64"/>
    <w:rsid w:val="00D46D6B"/>
    <w:rsid w:val="00D6CF1B"/>
    <w:rsid w:val="00D9790D"/>
    <w:rsid w:val="00F61C06"/>
    <w:rsid w:val="011BBE71"/>
    <w:rsid w:val="0132FB0D"/>
    <w:rsid w:val="013DBF1A"/>
    <w:rsid w:val="0159A190"/>
    <w:rsid w:val="015CD3F2"/>
    <w:rsid w:val="018794B6"/>
    <w:rsid w:val="019B305A"/>
    <w:rsid w:val="019E428D"/>
    <w:rsid w:val="01ADC875"/>
    <w:rsid w:val="01C5C8F2"/>
    <w:rsid w:val="01CB2ADF"/>
    <w:rsid w:val="01D7525B"/>
    <w:rsid w:val="01FC7A40"/>
    <w:rsid w:val="0230C25F"/>
    <w:rsid w:val="023F94E2"/>
    <w:rsid w:val="02590543"/>
    <w:rsid w:val="0270B6B2"/>
    <w:rsid w:val="0277D1F0"/>
    <w:rsid w:val="02925871"/>
    <w:rsid w:val="02B05759"/>
    <w:rsid w:val="02CA4503"/>
    <w:rsid w:val="02F19E42"/>
    <w:rsid w:val="033359CC"/>
    <w:rsid w:val="033A988D"/>
    <w:rsid w:val="0348C72B"/>
    <w:rsid w:val="036F026B"/>
    <w:rsid w:val="037322BC"/>
    <w:rsid w:val="03B98214"/>
    <w:rsid w:val="03BFB064"/>
    <w:rsid w:val="043EE1DD"/>
    <w:rsid w:val="045DE454"/>
    <w:rsid w:val="0461C198"/>
    <w:rsid w:val="0476F829"/>
    <w:rsid w:val="0481943D"/>
    <w:rsid w:val="049013FE"/>
    <w:rsid w:val="0494E492"/>
    <w:rsid w:val="04A8ED9C"/>
    <w:rsid w:val="04B6D1D0"/>
    <w:rsid w:val="04C17213"/>
    <w:rsid w:val="04EA7246"/>
    <w:rsid w:val="04FB6060"/>
    <w:rsid w:val="04FDDC8F"/>
    <w:rsid w:val="052FD03A"/>
    <w:rsid w:val="053C88B5"/>
    <w:rsid w:val="056AF70F"/>
    <w:rsid w:val="0581A38F"/>
    <w:rsid w:val="059C1B00"/>
    <w:rsid w:val="05B63A7D"/>
    <w:rsid w:val="05BAB06D"/>
    <w:rsid w:val="06027D4A"/>
    <w:rsid w:val="0605791D"/>
    <w:rsid w:val="060A0197"/>
    <w:rsid w:val="06226B41"/>
    <w:rsid w:val="062FAE81"/>
    <w:rsid w:val="0639B35E"/>
    <w:rsid w:val="06607C89"/>
    <w:rsid w:val="0685363C"/>
    <w:rsid w:val="06AE855E"/>
    <w:rsid w:val="06FA95DC"/>
    <w:rsid w:val="06FB3EF1"/>
    <w:rsid w:val="071C680B"/>
    <w:rsid w:val="07586594"/>
    <w:rsid w:val="07695E86"/>
    <w:rsid w:val="077D5E9E"/>
    <w:rsid w:val="07A326CE"/>
    <w:rsid w:val="07B6A2DA"/>
    <w:rsid w:val="07B7A83D"/>
    <w:rsid w:val="07E09F3F"/>
    <w:rsid w:val="0836C171"/>
    <w:rsid w:val="0851C773"/>
    <w:rsid w:val="0862EE5E"/>
    <w:rsid w:val="0870E662"/>
    <w:rsid w:val="0893B1CD"/>
    <w:rsid w:val="08C424A3"/>
    <w:rsid w:val="08EB0111"/>
    <w:rsid w:val="09171F1A"/>
    <w:rsid w:val="0924FFC2"/>
    <w:rsid w:val="0944525D"/>
    <w:rsid w:val="0947E29D"/>
    <w:rsid w:val="0955641B"/>
    <w:rsid w:val="0955EE4F"/>
    <w:rsid w:val="095ECFC7"/>
    <w:rsid w:val="097116DE"/>
    <w:rsid w:val="09AF61D2"/>
    <w:rsid w:val="09B514AD"/>
    <w:rsid w:val="09BE0A0B"/>
    <w:rsid w:val="09D63CC4"/>
    <w:rsid w:val="09DC4304"/>
    <w:rsid w:val="09DCB4FF"/>
    <w:rsid w:val="09DDE4F6"/>
    <w:rsid w:val="09E36363"/>
    <w:rsid w:val="09E9CC2A"/>
    <w:rsid w:val="09FDFBBD"/>
    <w:rsid w:val="0A0D168F"/>
    <w:rsid w:val="0A2D4134"/>
    <w:rsid w:val="0A54CDED"/>
    <w:rsid w:val="0A67AD6E"/>
    <w:rsid w:val="0AAE40CA"/>
    <w:rsid w:val="0AB4FF60"/>
    <w:rsid w:val="0ACE2C30"/>
    <w:rsid w:val="0AD5315A"/>
    <w:rsid w:val="0ADC160C"/>
    <w:rsid w:val="0AEEDD63"/>
    <w:rsid w:val="0AEF70D5"/>
    <w:rsid w:val="0AF660A9"/>
    <w:rsid w:val="0B13CCD1"/>
    <w:rsid w:val="0B36FFB8"/>
    <w:rsid w:val="0B3E9531"/>
    <w:rsid w:val="0B489AC3"/>
    <w:rsid w:val="0B579C42"/>
    <w:rsid w:val="0B5A8677"/>
    <w:rsid w:val="0B720D25"/>
    <w:rsid w:val="0B97304E"/>
    <w:rsid w:val="0B98CD5E"/>
    <w:rsid w:val="0BDDF0A3"/>
    <w:rsid w:val="0BDFE35D"/>
    <w:rsid w:val="0BE96582"/>
    <w:rsid w:val="0BFCE137"/>
    <w:rsid w:val="0C03E0D3"/>
    <w:rsid w:val="0C58E1E4"/>
    <w:rsid w:val="0C5A1954"/>
    <w:rsid w:val="0C634C73"/>
    <w:rsid w:val="0CA86E25"/>
    <w:rsid w:val="0CB484E4"/>
    <w:rsid w:val="0CC2B782"/>
    <w:rsid w:val="0CD2D21A"/>
    <w:rsid w:val="0CDD0D4B"/>
    <w:rsid w:val="0D121079"/>
    <w:rsid w:val="0D1455C1"/>
    <w:rsid w:val="0D201086"/>
    <w:rsid w:val="0D9F4E30"/>
    <w:rsid w:val="0E06E298"/>
    <w:rsid w:val="0E18FD03"/>
    <w:rsid w:val="0E73696F"/>
    <w:rsid w:val="0E7A573E"/>
    <w:rsid w:val="0E93F0DC"/>
    <w:rsid w:val="0E955902"/>
    <w:rsid w:val="0E9EA04A"/>
    <w:rsid w:val="0EA47E23"/>
    <w:rsid w:val="0EAEC420"/>
    <w:rsid w:val="0EB8A9B1"/>
    <w:rsid w:val="0EC4B857"/>
    <w:rsid w:val="0EC94354"/>
    <w:rsid w:val="0ECE8EA7"/>
    <w:rsid w:val="0ED5664B"/>
    <w:rsid w:val="0EDF0FBE"/>
    <w:rsid w:val="0F5FEE45"/>
    <w:rsid w:val="0F8478E8"/>
    <w:rsid w:val="0FA29D93"/>
    <w:rsid w:val="0FA7D382"/>
    <w:rsid w:val="0FB0B509"/>
    <w:rsid w:val="0FD2E6CC"/>
    <w:rsid w:val="1019A423"/>
    <w:rsid w:val="102C8D43"/>
    <w:rsid w:val="103BC0AD"/>
    <w:rsid w:val="104383D3"/>
    <w:rsid w:val="10455351"/>
    <w:rsid w:val="10630B19"/>
    <w:rsid w:val="10997E84"/>
    <w:rsid w:val="10B15DE9"/>
    <w:rsid w:val="10BCD6A5"/>
    <w:rsid w:val="10C20148"/>
    <w:rsid w:val="10D38F73"/>
    <w:rsid w:val="10FBBEA6"/>
    <w:rsid w:val="10FEF379"/>
    <w:rsid w:val="1102DAE1"/>
    <w:rsid w:val="112E6B84"/>
    <w:rsid w:val="11312ADA"/>
    <w:rsid w:val="1159DA56"/>
    <w:rsid w:val="1175A03E"/>
    <w:rsid w:val="118882DA"/>
    <w:rsid w:val="1189A1A0"/>
    <w:rsid w:val="11A5662A"/>
    <w:rsid w:val="11ADD361"/>
    <w:rsid w:val="11D0ACC8"/>
    <w:rsid w:val="11D171FF"/>
    <w:rsid w:val="11D676F5"/>
    <w:rsid w:val="11F85D61"/>
    <w:rsid w:val="11FD4E4A"/>
    <w:rsid w:val="1210FB28"/>
    <w:rsid w:val="123409CA"/>
    <w:rsid w:val="1242B66D"/>
    <w:rsid w:val="1254DEEA"/>
    <w:rsid w:val="12771693"/>
    <w:rsid w:val="12954375"/>
    <w:rsid w:val="129E19BC"/>
    <w:rsid w:val="12AEFB0B"/>
    <w:rsid w:val="12B76BE3"/>
    <w:rsid w:val="12BE7075"/>
    <w:rsid w:val="12C4836D"/>
    <w:rsid w:val="12EAC309"/>
    <w:rsid w:val="12ED354D"/>
    <w:rsid w:val="13019058"/>
    <w:rsid w:val="13222931"/>
    <w:rsid w:val="1334B176"/>
    <w:rsid w:val="1378A6DD"/>
    <w:rsid w:val="139C398E"/>
    <w:rsid w:val="13D04238"/>
    <w:rsid w:val="13E1E5C6"/>
    <w:rsid w:val="140C35A6"/>
    <w:rsid w:val="1417EB79"/>
    <w:rsid w:val="14208104"/>
    <w:rsid w:val="142CC0C7"/>
    <w:rsid w:val="145E683B"/>
    <w:rsid w:val="1498A0F6"/>
    <w:rsid w:val="14A30E3C"/>
    <w:rsid w:val="14A59132"/>
    <w:rsid w:val="14B5A8C6"/>
    <w:rsid w:val="14C39D1E"/>
    <w:rsid w:val="14EFAA78"/>
    <w:rsid w:val="14F29C96"/>
    <w:rsid w:val="150EA4C6"/>
    <w:rsid w:val="15220452"/>
    <w:rsid w:val="157E7B80"/>
    <w:rsid w:val="1597026F"/>
    <w:rsid w:val="15985933"/>
    <w:rsid w:val="159EB322"/>
    <w:rsid w:val="15AF8499"/>
    <w:rsid w:val="15E67730"/>
    <w:rsid w:val="1601068D"/>
    <w:rsid w:val="165F91F7"/>
    <w:rsid w:val="166330DE"/>
    <w:rsid w:val="16698B94"/>
    <w:rsid w:val="1696A85D"/>
    <w:rsid w:val="16ACCBE0"/>
    <w:rsid w:val="16E230B8"/>
    <w:rsid w:val="16FB0493"/>
    <w:rsid w:val="17000F36"/>
    <w:rsid w:val="171DD113"/>
    <w:rsid w:val="1728DB56"/>
    <w:rsid w:val="17498D43"/>
    <w:rsid w:val="174B54FA"/>
    <w:rsid w:val="175F75A3"/>
    <w:rsid w:val="179FB600"/>
    <w:rsid w:val="17A25441"/>
    <w:rsid w:val="17A64AFD"/>
    <w:rsid w:val="18002DFE"/>
    <w:rsid w:val="18422AC0"/>
    <w:rsid w:val="1842C93E"/>
    <w:rsid w:val="18470B33"/>
    <w:rsid w:val="185B22CA"/>
    <w:rsid w:val="185F7F72"/>
    <w:rsid w:val="1866158F"/>
    <w:rsid w:val="18797BB5"/>
    <w:rsid w:val="187B2FCF"/>
    <w:rsid w:val="1891B9E2"/>
    <w:rsid w:val="189DA319"/>
    <w:rsid w:val="18B81D8D"/>
    <w:rsid w:val="18C8FB5A"/>
    <w:rsid w:val="18CC0B3B"/>
    <w:rsid w:val="18D7111E"/>
    <w:rsid w:val="18F9DCB1"/>
    <w:rsid w:val="194ACB5B"/>
    <w:rsid w:val="194FE826"/>
    <w:rsid w:val="1952A856"/>
    <w:rsid w:val="197D3F1C"/>
    <w:rsid w:val="19856CDD"/>
    <w:rsid w:val="19ADE539"/>
    <w:rsid w:val="19B07ADC"/>
    <w:rsid w:val="19BD438A"/>
    <w:rsid w:val="19D921CA"/>
    <w:rsid w:val="19EA61A6"/>
    <w:rsid w:val="1A11DAE5"/>
    <w:rsid w:val="1A1B0E4D"/>
    <w:rsid w:val="1A4FBB31"/>
    <w:rsid w:val="1A6B370C"/>
    <w:rsid w:val="1AA294E6"/>
    <w:rsid w:val="1B68F503"/>
    <w:rsid w:val="1BDAEC10"/>
    <w:rsid w:val="1BE985BF"/>
    <w:rsid w:val="1BEECB4C"/>
    <w:rsid w:val="1C523D56"/>
    <w:rsid w:val="1C5F4408"/>
    <w:rsid w:val="1C8819BF"/>
    <w:rsid w:val="1C8E7973"/>
    <w:rsid w:val="1CA13D2A"/>
    <w:rsid w:val="1CB0425A"/>
    <w:rsid w:val="1CD2F852"/>
    <w:rsid w:val="1CDAA0B9"/>
    <w:rsid w:val="1CF55BDD"/>
    <w:rsid w:val="1D19C838"/>
    <w:rsid w:val="1D370D27"/>
    <w:rsid w:val="1D5F0DDA"/>
    <w:rsid w:val="1D630E24"/>
    <w:rsid w:val="1D65846E"/>
    <w:rsid w:val="1D6A6380"/>
    <w:rsid w:val="1D806E7A"/>
    <w:rsid w:val="1D8B42C7"/>
    <w:rsid w:val="1D8EF029"/>
    <w:rsid w:val="1DAAFF1E"/>
    <w:rsid w:val="1DC11951"/>
    <w:rsid w:val="1DE53620"/>
    <w:rsid w:val="1E051421"/>
    <w:rsid w:val="1E364EF5"/>
    <w:rsid w:val="1E3AFAE9"/>
    <w:rsid w:val="1E47F624"/>
    <w:rsid w:val="1E529C22"/>
    <w:rsid w:val="1E563750"/>
    <w:rsid w:val="1E6BBF67"/>
    <w:rsid w:val="1E7CED4B"/>
    <w:rsid w:val="1E826F81"/>
    <w:rsid w:val="1E845994"/>
    <w:rsid w:val="1EA39052"/>
    <w:rsid w:val="1EEF6A46"/>
    <w:rsid w:val="1F027AB3"/>
    <w:rsid w:val="1F10C0BB"/>
    <w:rsid w:val="1F11B17B"/>
    <w:rsid w:val="1F16A605"/>
    <w:rsid w:val="1F2F8B7F"/>
    <w:rsid w:val="1F51B536"/>
    <w:rsid w:val="1F537024"/>
    <w:rsid w:val="1F66140B"/>
    <w:rsid w:val="1F9AFACD"/>
    <w:rsid w:val="1FCBC4A0"/>
    <w:rsid w:val="1FD0998A"/>
    <w:rsid w:val="1FE87FA0"/>
    <w:rsid w:val="20009C8A"/>
    <w:rsid w:val="2001A770"/>
    <w:rsid w:val="2032C191"/>
    <w:rsid w:val="2033BBA6"/>
    <w:rsid w:val="206AB52C"/>
    <w:rsid w:val="209384D1"/>
    <w:rsid w:val="20AECDE9"/>
    <w:rsid w:val="20C8FAA6"/>
    <w:rsid w:val="20F2A67F"/>
    <w:rsid w:val="20F50042"/>
    <w:rsid w:val="20FDFB01"/>
    <w:rsid w:val="2104A7A9"/>
    <w:rsid w:val="212929D7"/>
    <w:rsid w:val="212D05A3"/>
    <w:rsid w:val="213CB4E3"/>
    <w:rsid w:val="215E544A"/>
    <w:rsid w:val="21676230"/>
    <w:rsid w:val="21758C90"/>
    <w:rsid w:val="218B8067"/>
    <w:rsid w:val="2191C969"/>
    <w:rsid w:val="21A93A4C"/>
    <w:rsid w:val="21E28BF9"/>
    <w:rsid w:val="21E5FA33"/>
    <w:rsid w:val="21EC9405"/>
    <w:rsid w:val="22144B26"/>
    <w:rsid w:val="2214FF44"/>
    <w:rsid w:val="221CECCA"/>
    <w:rsid w:val="22271EF2"/>
    <w:rsid w:val="22599799"/>
    <w:rsid w:val="225FA4E3"/>
    <w:rsid w:val="2264CB07"/>
    <w:rsid w:val="2268EE86"/>
    <w:rsid w:val="22706F4B"/>
    <w:rsid w:val="22824685"/>
    <w:rsid w:val="22C1BB63"/>
    <w:rsid w:val="22D302AD"/>
    <w:rsid w:val="2300BAC8"/>
    <w:rsid w:val="2317EF3C"/>
    <w:rsid w:val="2326D5FC"/>
    <w:rsid w:val="2335F306"/>
    <w:rsid w:val="23846353"/>
    <w:rsid w:val="239F94CE"/>
    <w:rsid w:val="23A141BE"/>
    <w:rsid w:val="23A175C4"/>
    <w:rsid w:val="23B2F507"/>
    <w:rsid w:val="23BB60DB"/>
    <w:rsid w:val="23EB1944"/>
    <w:rsid w:val="23ECD65A"/>
    <w:rsid w:val="2404273D"/>
    <w:rsid w:val="243107BC"/>
    <w:rsid w:val="243F2D9A"/>
    <w:rsid w:val="2463A05A"/>
    <w:rsid w:val="249C8B29"/>
    <w:rsid w:val="24CA6B04"/>
    <w:rsid w:val="24FC7D1B"/>
    <w:rsid w:val="24FE76AE"/>
    <w:rsid w:val="251DD85E"/>
    <w:rsid w:val="25362679"/>
    <w:rsid w:val="25387504"/>
    <w:rsid w:val="25436C48"/>
    <w:rsid w:val="2550E3C3"/>
    <w:rsid w:val="2559780F"/>
    <w:rsid w:val="257CF116"/>
    <w:rsid w:val="25847232"/>
    <w:rsid w:val="25865DC0"/>
    <w:rsid w:val="2587D3D2"/>
    <w:rsid w:val="25D856CC"/>
    <w:rsid w:val="264485AA"/>
    <w:rsid w:val="26460CCE"/>
    <w:rsid w:val="266AC7E6"/>
    <w:rsid w:val="26DC51D1"/>
    <w:rsid w:val="26F80000"/>
    <w:rsid w:val="270D15D8"/>
    <w:rsid w:val="27493C5C"/>
    <w:rsid w:val="275916F3"/>
    <w:rsid w:val="2783BF24"/>
    <w:rsid w:val="278766BD"/>
    <w:rsid w:val="27ABF667"/>
    <w:rsid w:val="27B0DF9A"/>
    <w:rsid w:val="27B8AA2A"/>
    <w:rsid w:val="27BC2A87"/>
    <w:rsid w:val="27BCB053"/>
    <w:rsid w:val="27D212CD"/>
    <w:rsid w:val="283C135A"/>
    <w:rsid w:val="2874E6E7"/>
    <w:rsid w:val="2876EAA4"/>
    <w:rsid w:val="287B0D0A"/>
    <w:rsid w:val="288C2E4E"/>
    <w:rsid w:val="28AB5E6E"/>
    <w:rsid w:val="28CA3B1B"/>
    <w:rsid w:val="290F42B2"/>
    <w:rsid w:val="29184775"/>
    <w:rsid w:val="29284E05"/>
    <w:rsid w:val="292B07FE"/>
    <w:rsid w:val="2978D61B"/>
    <w:rsid w:val="2985FABE"/>
    <w:rsid w:val="298CC226"/>
    <w:rsid w:val="2990472B"/>
    <w:rsid w:val="29A8AE01"/>
    <w:rsid w:val="29C2DD73"/>
    <w:rsid w:val="2A1C58B6"/>
    <w:rsid w:val="2A35A006"/>
    <w:rsid w:val="2A3F37C6"/>
    <w:rsid w:val="2A53C8AD"/>
    <w:rsid w:val="2A6C38D8"/>
    <w:rsid w:val="2A74300D"/>
    <w:rsid w:val="2A8C4A54"/>
    <w:rsid w:val="2AA86BD9"/>
    <w:rsid w:val="2ABB36BB"/>
    <w:rsid w:val="2ABD769F"/>
    <w:rsid w:val="2ADCE426"/>
    <w:rsid w:val="2AE8B39A"/>
    <w:rsid w:val="2AEE45BD"/>
    <w:rsid w:val="2AFB26EC"/>
    <w:rsid w:val="2B122EDD"/>
    <w:rsid w:val="2B17F6CD"/>
    <w:rsid w:val="2B3AA434"/>
    <w:rsid w:val="2B3C06A6"/>
    <w:rsid w:val="2B4DEB86"/>
    <w:rsid w:val="2B5C425D"/>
    <w:rsid w:val="2B6F8D6E"/>
    <w:rsid w:val="2B73B41C"/>
    <w:rsid w:val="2B755102"/>
    <w:rsid w:val="2BAE0EDC"/>
    <w:rsid w:val="2BBFCAEC"/>
    <w:rsid w:val="2BD39A84"/>
    <w:rsid w:val="2BEB2268"/>
    <w:rsid w:val="2C24363B"/>
    <w:rsid w:val="2C3150F9"/>
    <w:rsid w:val="2C43FD0E"/>
    <w:rsid w:val="2C60893E"/>
    <w:rsid w:val="2C60BC96"/>
    <w:rsid w:val="2C746081"/>
    <w:rsid w:val="2C87BA2C"/>
    <w:rsid w:val="2C8CCB8B"/>
    <w:rsid w:val="2CBD2438"/>
    <w:rsid w:val="2CE3D86A"/>
    <w:rsid w:val="2D05D7AA"/>
    <w:rsid w:val="2D12D71A"/>
    <w:rsid w:val="2D23A526"/>
    <w:rsid w:val="2D2D8E1B"/>
    <w:rsid w:val="2D3B5416"/>
    <w:rsid w:val="2D7F3293"/>
    <w:rsid w:val="2D8E27DB"/>
    <w:rsid w:val="2DB1489B"/>
    <w:rsid w:val="2DDA1C53"/>
    <w:rsid w:val="2DE47A3D"/>
    <w:rsid w:val="2DEE9664"/>
    <w:rsid w:val="2DF0AE00"/>
    <w:rsid w:val="2E1241B2"/>
    <w:rsid w:val="2E1AD561"/>
    <w:rsid w:val="2E331877"/>
    <w:rsid w:val="2E380F96"/>
    <w:rsid w:val="2E3B8227"/>
    <w:rsid w:val="2E5C0E97"/>
    <w:rsid w:val="2E79866C"/>
    <w:rsid w:val="2E9248A7"/>
    <w:rsid w:val="2E9BDED9"/>
    <w:rsid w:val="2EA31F11"/>
    <w:rsid w:val="2EB0373C"/>
    <w:rsid w:val="2EBB5962"/>
    <w:rsid w:val="2EC75445"/>
    <w:rsid w:val="2ED676C8"/>
    <w:rsid w:val="2ED84A0A"/>
    <w:rsid w:val="2EF793E1"/>
    <w:rsid w:val="2F06CE89"/>
    <w:rsid w:val="2F2B109C"/>
    <w:rsid w:val="2F37EFA7"/>
    <w:rsid w:val="2F77346F"/>
    <w:rsid w:val="2F81A0B1"/>
    <w:rsid w:val="2F8B4690"/>
    <w:rsid w:val="2F8E0A47"/>
    <w:rsid w:val="2F95AFAB"/>
    <w:rsid w:val="2F9F17D1"/>
    <w:rsid w:val="2FA44642"/>
    <w:rsid w:val="2FF4DC9A"/>
    <w:rsid w:val="2FF7167A"/>
    <w:rsid w:val="30047855"/>
    <w:rsid w:val="302C0B1F"/>
    <w:rsid w:val="30587467"/>
    <w:rsid w:val="3060D1E8"/>
    <w:rsid w:val="3096615A"/>
    <w:rsid w:val="30974033"/>
    <w:rsid w:val="30A170E0"/>
    <w:rsid w:val="30A30F36"/>
    <w:rsid w:val="30C3F0F8"/>
    <w:rsid w:val="30C5C89D"/>
    <w:rsid w:val="30C99C4C"/>
    <w:rsid w:val="30D5788C"/>
    <w:rsid w:val="30DA5BB3"/>
    <w:rsid w:val="30DA740B"/>
    <w:rsid w:val="30DB7A5B"/>
    <w:rsid w:val="30E1BC3C"/>
    <w:rsid w:val="30FA059F"/>
    <w:rsid w:val="3103BCAB"/>
    <w:rsid w:val="3133DF90"/>
    <w:rsid w:val="31489734"/>
    <w:rsid w:val="314D56CA"/>
    <w:rsid w:val="316680F8"/>
    <w:rsid w:val="31AA9072"/>
    <w:rsid w:val="31CAD9AE"/>
    <w:rsid w:val="31D9B24D"/>
    <w:rsid w:val="31E2285C"/>
    <w:rsid w:val="31E428AD"/>
    <w:rsid w:val="31E7AC25"/>
    <w:rsid w:val="321683A1"/>
    <w:rsid w:val="32650D37"/>
    <w:rsid w:val="326ACFB1"/>
    <w:rsid w:val="3272032A"/>
    <w:rsid w:val="327D270D"/>
    <w:rsid w:val="3285670E"/>
    <w:rsid w:val="32878FDB"/>
    <w:rsid w:val="328DCC10"/>
    <w:rsid w:val="32CC86DB"/>
    <w:rsid w:val="33359FCE"/>
    <w:rsid w:val="33601B63"/>
    <w:rsid w:val="336B9967"/>
    <w:rsid w:val="3370D933"/>
    <w:rsid w:val="338A2222"/>
    <w:rsid w:val="33B96D5A"/>
    <w:rsid w:val="33C574BE"/>
    <w:rsid w:val="33E8FFBD"/>
    <w:rsid w:val="33F11DE9"/>
    <w:rsid w:val="33F3448B"/>
    <w:rsid w:val="3400872E"/>
    <w:rsid w:val="3405DB6D"/>
    <w:rsid w:val="3407206F"/>
    <w:rsid w:val="344E6C25"/>
    <w:rsid w:val="3485970D"/>
    <w:rsid w:val="348D1CAF"/>
    <w:rsid w:val="349DAADE"/>
    <w:rsid w:val="34ED1801"/>
    <w:rsid w:val="34FEE228"/>
    <w:rsid w:val="3515E4B9"/>
    <w:rsid w:val="35227895"/>
    <w:rsid w:val="35292608"/>
    <w:rsid w:val="352F5693"/>
    <w:rsid w:val="353100F1"/>
    <w:rsid w:val="3546426F"/>
    <w:rsid w:val="35740162"/>
    <w:rsid w:val="3582DAD3"/>
    <w:rsid w:val="358BA063"/>
    <w:rsid w:val="3590ECC9"/>
    <w:rsid w:val="35964D13"/>
    <w:rsid w:val="35986B17"/>
    <w:rsid w:val="35A4EAFF"/>
    <w:rsid w:val="35B29C06"/>
    <w:rsid w:val="35E7F0F4"/>
    <w:rsid w:val="35FF4B33"/>
    <w:rsid w:val="3602DFFA"/>
    <w:rsid w:val="36146A91"/>
    <w:rsid w:val="36454BEC"/>
    <w:rsid w:val="3672D810"/>
    <w:rsid w:val="36863CA8"/>
    <w:rsid w:val="36934613"/>
    <w:rsid w:val="37349345"/>
    <w:rsid w:val="3747E300"/>
    <w:rsid w:val="3766D0F6"/>
    <w:rsid w:val="376A98F8"/>
    <w:rsid w:val="37721248"/>
    <w:rsid w:val="379B813D"/>
    <w:rsid w:val="37A9A262"/>
    <w:rsid w:val="37BFE48A"/>
    <w:rsid w:val="37FB428B"/>
    <w:rsid w:val="38134631"/>
    <w:rsid w:val="382068B2"/>
    <w:rsid w:val="385554AD"/>
    <w:rsid w:val="385B5E78"/>
    <w:rsid w:val="38718901"/>
    <w:rsid w:val="389A4AA9"/>
    <w:rsid w:val="389F323A"/>
    <w:rsid w:val="38A03007"/>
    <w:rsid w:val="38ABB9F7"/>
    <w:rsid w:val="38CB2613"/>
    <w:rsid w:val="38CB302D"/>
    <w:rsid w:val="38D7E093"/>
    <w:rsid w:val="38FE5D87"/>
    <w:rsid w:val="392063B6"/>
    <w:rsid w:val="395A1AC0"/>
    <w:rsid w:val="396CF7B9"/>
    <w:rsid w:val="3972EF43"/>
    <w:rsid w:val="397D7EAB"/>
    <w:rsid w:val="39818679"/>
    <w:rsid w:val="39F9055F"/>
    <w:rsid w:val="39FF1159"/>
    <w:rsid w:val="3A0D3464"/>
    <w:rsid w:val="3A3B497A"/>
    <w:rsid w:val="3A5EF4BB"/>
    <w:rsid w:val="3A7D3781"/>
    <w:rsid w:val="3A860D29"/>
    <w:rsid w:val="3A9DF06B"/>
    <w:rsid w:val="3ACA2975"/>
    <w:rsid w:val="3AD17484"/>
    <w:rsid w:val="3ADA9CA0"/>
    <w:rsid w:val="3AE7C375"/>
    <w:rsid w:val="3AF12681"/>
    <w:rsid w:val="3B1A77C6"/>
    <w:rsid w:val="3B285716"/>
    <w:rsid w:val="3B515E0E"/>
    <w:rsid w:val="3B64231D"/>
    <w:rsid w:val="3B6EB4B3"/>
    <w:rsid w:val="3B78B155"/>
    <w:rsid w:val="3B8389F3"/>
    <w:rsid w:val="3BA5F668"/>
    <w:rsid w:val="3BAB5D08"/>
    <w:rsid w:val="3BAF250A"/>
    <w:rsid w:val="3BB17923"/>
    <w:rsid w:val="3BD76C8A"/>
    <w:rsid w:val="3BDE281A"/>
    <w:rsid w:val="3C09BE5E"/>
    <w:rsid w:val="3C27046C"/>
    <w:rsid w:val="3C4830F8"/>
    <w:rsid w:val="3C7A38AE"/>
    <w:rsid w:val="3C9BCC77"/>
    <w:rsid w:val="3CA726A8"/>
    <w:rsid w:val="3CB24995"/>
    <w:rsid w:val="3CC5DC41"/>
    <w:rsid w:val="3CD3D158"/>
    <w:rsid w:val="3CE9BBC0"/>
    <w:rsid w:val="3CF01BC7"/>
    <w:rsid w:val="3D0B83CB"/>
    <w:rsid w:val="3D28B35D"/>
    <w:rsid w:val="3D2E6F46"/>
    <w:rsid w:val="3D305CCA"/>
    <w:rsid w:val="3D4AF56B"/>
    <w:rsid w:val="3D515B92"/>
    <w:rsid w:val="3D57D07E"/>
    <w:rsid w:val="3D805A0A"/>
    <w:rsid w:val="3D8252C2"/>
    <w:rsid w:val="3D8AB440"/>
    <w:rsid w:val="3DAC53CA"/>
    <w:rsid w:val="3DB2DDD6"/>
    <w:rsid w:val="3DB8F94D"/>
    <w:rsid w:val="3DBDADEB"/>
    <w:rsid w:val="3DD6127A"/>
    <w:rsid w:val="3DF266BE"/>
    <w:rsid w:val="3E37D5C2"/>
    <w:rsid w:val="3E553438"/>
    <w:rsid w:val="3E66079B"/>
    <w:rsid w:val="3E82B9EA"/>
    <w:rsid w:val="3E8631CE"/>
    <w:rsid w:val="3E93BE20"/>
    <w:rsid w:val="3EAC7F3F"/>
    <w:rsid w:val="3EB20C99"/>
    <w:rsid w:val="3EE2FDCA"/>
    <w:rsid w:val="3F088D09"/>
    <w:rsid w:val="3F0A7945"/>
    <w:rsid w:val="3F29121C"/>
    <w:rsid w:val="3F4779C8"/>
    <w:rsid w:val="3F4D6656"/>
    <w:rsid w:val="3F577DFB"/>
    <w:rsid w:val="3F59C160"/>
    <w:rsid w:val="3F5D1BD7"/>
    <w:rsid w:val="3F73E643"/>
    <w:rsid w:val="3FBFAB7A"/>
    <w:rsid w:val="3FC95C44"/>
    <w:rsid w:val="3FCB3177"/>
    <w:rsid w:val="3FCEE60B"/>
    <w:rsid w:val="3FEC2E32"/>
    <w:rsid w:val="3FF9A732"/>
    <w:rsid w:val="4005D066"/>
    <w:rsid w:val="4020047F"/>
    <w:rsid w:val="404D6569"/>
    <w:rsid w:val="407B5C3F"/>
    <w:rsid w:val="40A65B4E"/>
    <w:rsid w:val="40E3D9ED"/>
    <w:rsid w:val="40E58BA5"/>
    <w:rsid w:val="40ECD30C"/>
    <w:rsid w:val="40F5B98C"/>
    <w:rsid w:val="41012DE5"/>
    <w:rsid w:val="4113C42F"/>
    <w:rsid w:val="411FAA94"/>
    <w:rsid w:val="413F7457"/>
    <w:rsid w:val="4151323A"/>
    <w:rsid w:val="4188FC74"/>
    <w:rsid w:val="41F31FCD"/>
    <w:rsid w:val="420261CB"/>
    <w:rsid w:val="4243202B"/>
    <w:rsid w:val="42785AD3"/>
    <w:rsid w:val="4282F28E"/>
    <w:rsid w:val="4286D60E"/>
    <w:rsid w:val="42C31882"/>
    <w:rsid w:val="42D6FC4A"/>
    <w:rsid w:val="42FB0695"/>
    <w:rsid w:val="432F2DAB"/>
    <w:rsid w:val="43638E59"/>
    <w:rsid w:val="43647223"/>
    <w:rsid w:val="436B7FBB"/>
    <w:rsid w:val="43CF4BE2"/>
    <w:rsid w:val="43DC5F5D"/>
    <w:rsid w:val="440A29D1"/>
    <w:rsid w:val="4431D98F"/>
    <w:rsid w:val="44346546"/>
    <w:rsid w:val="443EA30F"/>
    <w:rsid w:val="44486BDD"/>
    <w:rsid w:val="446FC66E"/>
    <w:rsid w:val="4488095D"/>
    <w:rsid w:val="44AD7D8F"/>
    <w:rsid w:val="44CC889B"/>
    <w:rsid w:val="44E35E81"/>
    <w:rsid w:val="44F796A7"/>
    <w:rsid w:val="452BB11F"/>
    <w:rsid w:val="45362FA7"/>
    <w:rsid w:val="45631C08"/>
    <w:rsid w:val="45EF06E9"/>
    <w:rsid w:val="4606A319"/>
    <w:rsid w:val="460D203F"/>
    <w:rsid w:val="46337645"/>
    <w:rsid w:val="4655110F"/>
    <w:rsid w:val="465C6D97"/>
    <w:rsid w:val="4675A158"/>
    <w:rsid w:val="46807209"/>
    <w:rsid w:val="468C835D"/>
    <w:rsid w:val="4699116A"/>
    <w:rsid w:val="46E2CCF0"/>
    <w:rsid w:val="4742A5D8"/>
    <w:rsid w:val="478E8D23"/>
    <w:rsid w:val="47A657DF"/>
    <w:rsid w:val="4818F6D7"/>
    <w:rsid w:val="4823926C"/>
    <w:rsid w:val="484C4793"/>
    <w:rsid w:val="48570E09"/>
    <w:rsid w:val="485ABF15"/>
    <w:rsid w:val="48778F09"/>
    <w:rsid w:val="488615A3"/>
    <w:rsid w:val="4891DB38"/>
    <w:rsid w:val="48C8223B"/>
    <w:rsid w:val="48CF32B4"/>
    <w:rsid w:val="490DC286"/>
    <w:rsid w:val="495A7AB6"/>
    <w:rsid w:val="495C64DC"/>
    <w:rsid w:val="495C8D20"/>
    <w:rsid w:val="496F79A7"/>
    <w:rsid w:val="497826AC"/>
    <w:rsid w:val="49F2F4AE"/>
    <w:rsid w:val="49F559C0"/>
    <w:rsid w:val="4A576F33"/>
    <w:rsid w:val="4A659BA8"/>
    <w:rsid w:val="4A70D8DC"/>
    <w:rsid w:val="4A77DD36"/>
    <w:rsid w:val="4AFE7115"/>
    <w:rsid w:val="4B05F85B"/>
    <w:rsid w:val="4B102F7B"/>
    <w:rsid w:val="4B22A9B7"/>
    <w:rsid w:val="4B3CE7B6"/>
    <w:rsid w:val="4B3FF8AC"/>
    <w:rsid w:val="4B58F78C"/>
    <w:rsid w:val="4B613CF2"/>
    <w:rsid w:val="4B8A0F30"/>
    <w:rsid w:val="4B90B73C"/>
    <w:rsid w:val="4B92722A"/>
    <w:rsid w:val="4BA1E7A9"/>
    <w:rsid w:val="4BDE27AF"/>
    <w:rsid w:val="4BE843AC"/>
    <w:rsid w:val="4BE8CA51"/>
    <w:rsid w:val="4BF2F05D"/>
    <w:rsid w:val="4BF33F94"/>
    <w:rsid w:val="4C061171"/>
    <w:rsid w:val="4C0A0313"/>
    <w:rsid w:val="4C14A54F"/>
    <w:rsid w:val="4C268C94"/>
    <w:rsid w:val="4C57D21C"/>
    <w:rsid w:val="4C5E7E45"/>
    <w:rsid w:val="4C6A8209"/>
    <w:rsid w:val="4C983EA0"/>
    <w:rsid w:val="4CA9E166"/>
    <w:rsid w:val="4CE9836C"/>
    <w:rsid w:val="4CFA30AA"/>
    <w:rsid w:val="4D270E79"/>
    <w:rsid w:val="4D396543"/>
    <w:rsid w:val="4D47F0D8"/>
    <w:rsid w:val="4D61A86E"/>
    <w:rsid w:val="4D62DFDE"/>
    <w:rsid w:val="4D8184BC"/>
    <w:rsid w:val="4D8E373A"/>
    <w:rsid w:val="4D92AE46"/>
    <w:rsid w:val="4DD3F790"/>
    <w:rsid w:val="4DDC74B4"/>
    <w:rsid w:val="4DFFF8D9"/>
    <w:rsid w:val="4E8F3694"/>
    <w:rsid w:val="4EC66621"/>
    <w:rsid w:val="4ED0B69E"/>
    <w:rsid w:val="4F21549F"/>
    <w:rsid w:val="4F305870"/>
    <w:rsid w:val="4F40D695"/>
    <w:rsid w:val="4F43A279"/>
    <w:rsid w:val="4F56C930"/>
    <w:rsid w:val="4F5E25B9"/>
    <w:rsid w:val="4F5E67DB"/>
    <w:rsid w:val="4F5FEE63"/>
    <w:rsid w:val="4F98DEDE"/>
    <w:rsid w:val="4F9F7BAE"/>
    <w:rsid w:val="4FA4AD82"/>
    <w:rsid w:val="4FD068A6"/>
    <w:rsid w:val="4FD0DF38"/>
    <w:rsid w:val="5015AA37"/>
    <w:rsid w:val="5043D26D"/>
    <w:rsid w:val="50440A16"/>
    <w:rsid w:val="50C35999"/>
    <w:rsid w:val="50D51834"/>
    <w:rsid w:val="50E61FFA"/>
    <w:rsid w:val="513DF765"/>
    <w:rsid w:val="51407DE3"/>
    <w:rsid w:val="51694F42"/>
    <w:rsid w:val="516BAFC3"/>
    <w:rsid w:val="517DF151"/>
    <w:rsid w:val="51B059A0"/>
    <w:rsid w:val="51E653C0"/>
    <w:rsid w:val="51EC3406"/>
    <w:rsid w:val="51F078D7"/>
    <w:rsid w:val="51F315A3"/>
    <w:rsid w:val="51F950B4"/>
    <w:rsid w:val="520542AB"/>
    <w:rsid w:val="5209A134"/>
    <w:rsid w:val="520B699E"/>
    <w:rsid w:val="52365101"/>
    <w:rsid w:val="52522E19"/>
    <w:rsid w:val="52A3E049"/>
    <w:rsid w:val="52A4FD86"/>
    <w:rsid w:val="52DA93BF"/>
    <w:rsid w:val="53175292"/>
    <w:rsid w:val="5317ABD5"/>
    <w:rsid w:val="5345C72D"/>
    <w:rsid w:val="5355D81A"/>
    <w:rsid w:val="535A164C"/>
    <w:rsid w:val="535E842A"/>
    <w:rsid w:val="53948FA9"/>
    <w:rsid w:val="53AC566E"/>
    <w:rsid w:val="546188BB"/>
    <w:rsid w:val="5499DC77"/>
    <w:rsid w:val="54A0D1F2"/>
    <w:rsid w:val="54B49353"/>
    <w:rsid w:val="54CB73D0"/>
    <w:rsid w:val="54D3C1AB"/>
    <w:rsid w:val="54E2B9B2"/>
    <w:rsid w:val="551862AB"/>
    <w:rsid w:val="5551D856"/>
    <w:rsid w:val="5559422B"/>
    <w:rsid w:val="559C94CD"/>
    <w:rsid w:val="55C17EA3"/>
    <w:rsid w:val="55E6D120"/>
    <w:rsid w:val="55FBE22B"/>
    <w:rsid w:val="560A2941"/>
    <w:rsid w:val="560C2E86"/>
    <w:rsid w:val="5624418E"/>
    <w:rsid w:val="5625F889"/>
    <w:rsid w:val="5634B398"/>
    <w:rsid w:val="563D1466"/>
    <w:rsid w:val="5644F634"/>
    <w:rsid w:val="566A8AD1"/>
    <w:rsid w:val="566F656F"/>
    <w:rsid w:val="56812319"/>
    <w:rsid w:val="56F4AC21"/>
    <w:rsid w:val="57148995"/>
    <w:rsid w:val="572AF653"/>
    <w:rsid w:val="57462A1A"/>
    <w:rsid w:val="576259DE"/>
    <w:rsid w:val="57ABA134"/>
    <w:rsid w:val="57D95937"/>
    <w:rsid w:val="57DD614C"/>
    <w:rsid w:val="583D4910"/>
    <w:rsid w:val="58440747"/>
    <w:rsid w:val="584B9781"/>
    <w:rsid w:val="584E244C"/>
    <w:rsid w:val="5852CA6A"/>
    <w:rsid w:val="58564C85"/>
    <w:rsid w:val="586D31D3"/>
    <w:rsid w:val="5875BD4C"/>
    <w:rsid w:val="587F3D6E"/>
    <w:rsid w:val="58A470FA"/>
    <w:rsid w:val="58B42B17"/>
    <w:rsid w:val="58E6F3D9"/>
    <w:rsid w:val="591D2A29"/>
    <w:rsid w:val="5920692D"/>
    <w:rsid w:val="59291E7D"/>
    <w:rsid w:val="592C59A7"/>
    <w:rsid w:val="59362C6B"/>
    <w:rsid w:val="5948FF41"/>
    <w:rsid w:val="594F1E5A"/>
    <w:rsid w:val="595D994B"/>
    <w:rsid w:val="598E7C8F"/>
    <w:rsid w:val="59ADD0F6"/>
    <w:rsid w:val="59BEC31F"/>
    <w:rsid w:val="59D99EAE"/>
    <w:rsid w:val="5A039A95"/>
    <w:rsid w:val="5A08F497"/>
    <w:rsid w:val="5A090234"/>
    <w:rsid w:val="5A4D6C66"/>
    <w:rsid w:val="5A51E474"/>
    <w:rsid w:val="5A5BF93A"/>
    <w:rsid w:val="5A7F582F"/>
    <w:rsid w:val="5A9CC7FA"/>
    <w:rsid w:val="5A9DF516"/>
    <w:rsid w:val="5AB81A09"/>
    <w:rsid w:val="5ACF534E"/>
    <w:rsid w:val="5B166ED1"/>
    <w:rsid w:val="5B279ABE"/>
    <w:rsid w:val="5B871D19"/>
    <w:rsid w:val="5B904524"/>
    <w:rsid w:val="5B949B53"/>
    <w:rsid w:val="5B9807B4"/>
    <w:rsid w:val="5BF758F5"/>
    <w:rsid w:val="5C61CFB1"/>
    <w:rsid w:val="5C8B1E10"/>
    <w:rsid w:val="5C8BB581"/>
    <w:rsid w:val="5CA76631"/>
    <w:rsid w:val="5CA87C8F"/>
    <w:rsid w:val="5CCFBECA"/>
    <w:rsid w:val="5CD9CC55"/>
    <w:rsid w:val="5CE42382"/>
    <w:rsid w:val="5CE49D32"/>
    <w:rsid w:val="5CE70BEB"/>
    <w:rsid w:val="5D17E202"/>
    <w:rsid w:val="5D2CB4FC"/>
    <w:rsid w:val="5D535080"/>
    <w:rsid w:val="5D65A806"/>
    <w:rsid w:val="5D993D34"/>
    <w:rsid w:val="5DD8A5C3"/>
    <w:rsid w:val="5DE2B845"/>
    <w:rsid w:val="5E1FAFC8"/>
    <w:rsid w:val="5E40C469"/>
    <w:rsid w:val="5E771EE6"/>
    <w:rsid w:val="5E870CD5"/>
    <w:rsid w:val="5EB89A6C"/>
    <w:rsid w:val="5EC50ED2"/>
    <w:rsid w:val="5ED840EE"/>
    <w:rsid w:val="5EE18EA6"/>
    <w:rsid w:val="5EEB5021"/>
    <w:rsid w:val="5F60771C"/>
    <w:rsid w:val="5F6BA3C2"/>
    <w:rsid w:val="5F7399B2"/>
    <w:rsid w:val="5F7B80B4"/>
    <w:rsid w:val="5F915765"/>
    <w:rsid w:val="5FA71F95"/>
    <w:rsid w:val="5FCCDACF"/>
    <w:rsid w:val="5FEE1292"/>
    <w:rsid w:val="5FFAFF20"/>
    <w:rsid w:val="60075F8C"/>
    <w:rsid w:val="600D9B6A"/>
    <w:rsid w:val="6012E4A4"/>
    <w:rsid w:val="601DADB7"/>
    <w:rsid w:val="60230144"/>
    <w:rsid w:val="604B02EE"/>
    <w:rsid w:val="60EFC1CC"/>
    <w:rsid w:val="60F8BA31"/>
    <w:rsid w:val="6101825B"/>
    <w:rsid w:val="611E7A2F"/>
    <w:rsid w:val="61676710"/>
    <w:rsid w:val="619D0A7C"/>
    <w:rsid w:val="61A32FED"/>
    <w:rsid w:val="61A4675D"/>
    <w:rsid w:val="61AD22C2"/>
    <w:rsid w:val="61B41371"/>
    <w:rsid w:val="61DBB403"/>
    <w:rsid w:val="61E3AE7F"/>
    <w:rsid w:val="61F006B7"/>
    <w:rsid w:val="61F05482"/>
    <w:rsid w:val="620FD35C"/>
    <w:rsid w:val="62353BF7"/>
    <w:rsid w:val="625B0D5D"/>
    <w:rsid w:val="6285510C"/>
    <w:rsid w:val="6297759E"/>
    <w:rsid w:val="62B2BA3A"/>
    <w:rsid w:val="631454A9"/>
    <w:rsid w:val="63252303"/>
    <w:rsid w:val="634BEE82"/>
    <w:rsid w:val="634C415B"/>
    <w:rsid w:val="63631C6A"/>
    <w:rsid w:val="63AD2DA0"/>
    <w:rsid w:val="63AFE09D"/>
    <w:rsid w:val="63B39FCF"/>
    <w:rsid w:val="63B8BB31"/>
    <w:rsid w:val="63D3E7E0"/>
    <w:rsid w:val="63E704A7"/>
    <w:rsid w:val="63F10182"/>
    <w:rsid w:val="643ED0FE"/>
    <w:rsid w:val="6452CE5F"/>
    <w:rsid w:val="6461298B"/>
    <w:rsid w:val="6479BFA7"/>
    <w:rsid w:val="647E5D5D"/>
    <w:rsid w:val="64822C26"/>
    <w:rsid w:val="64AD19DF"/>
    <w:rsid w:val="64AF933A"/>
    <w:rsid w:val="64C98ACE"/>
    <w:rsid w:val="64E1F2AD"/>
    <w:rsid w:val="6514C64C"/>
    <w:rsid w:val="656FB9B1"/>
    <w:rsid w:val="65ADA21E"/>
    <w:rsid w:val="65CCA128"/>
    <w:rsid w:val="65D4D054"/>
    <w:rsid w:val="65EA40AB"/>
    <w:rsid w:val="660274DD"/>
    <w:rsid w:val="66767C73"/>
    <w:rsid w:val="669B5403"/>
    <w:rsid w:val="66B2EA15"/>
    <w:rsid w:val="66BFEE47"/>
    <w:rsid w:val="66C75743"/>
    <w:rsid w:val="66F6BDCA"/>
    <w:rsid w:val="67175F28"/>
    <w:rsid w:val="6728C7F2"/>
    <w:rsid w:val="675B4931"/>
    <w:rsid w:val="6773BF8E"/>
    <w:rsid w:val="678B7AF6"/>
    <w:rsid w:val="67F8ECA4"/>
    <w:rsid w:val="67FD75DC"/>
    <w:rsid w:val="682AF4AB"/>
    <w:rsid w:val="6831916F"/>
    <w:rsid w:val="6832237B"/>
    <w:rsid w:val="68351818"/>
    <w:rsid w:val="68376C9F"/>
    <w:rsid w:val="683E479F"/>
    <w:rsid w:val="68925374"/>
    <w:rsid w:val="68B032D4"/>
    <w:rsid w:val="68B76923"/>
    <w:rsid w:val="68C6843E"/>
    <w:rsid w:val="68CBAFA7"/>
    <w:rsid w:val="68CEC0F8"/>
    <w:rsid w:val="68F61AD2"/>
    <w:rsid w:val="69070DA8"/>
    <w:rsid w:val="690AC840"/>
    <w:rsid w:val="6917F610"/>
    <w:rsid w:val="691AE28A"/>
    <w:rsid w:val="692157FF"/>
    <w:rsid w:val="6922B3AD"/>
    <w:rsid w:val="6940897A"/>
    <w:rsid w:val="69472FCD"/>
    <w:rsid w:val="695EC772"/>
    <w:rsid w:val="697FA409"/>
    <w:rsid w:val="699D8A4D"/>
    <w:rsid w:val="69AF0B72"/>
    <w:rsid w:val="69CC6980"/>
    <w:rsid w:val="69D614DE"/>
    <w:rsid w:val="69F98747"/>
    <w:rsid w:val="6A01278E"/>
    <w:rsid w:val="6A08D8B1"/>
    <w:rsid w:val="6A09F243"/>
    <w:rsid w:val="6A271384"/>
    <w:rsid w:val="6A546388"/>
    <w:rsid w:val="6A663F69"/>
    <w:rsid w:val="6A870292"/>
    <w:rsid w:val="6A9560D2"/>
    <w:rsid w:val="6A9A0037"/>
    <w:rsid w:val="6AA10A5A"/>
    <w:rsid w:val="6AA48971"/>
    <w:rsid w:val="6AC35A2D"/>
    <w:rsid w:val="6AE1B1E1"/>
    <w:rsid w:val="6AEAEEC5"/>
    <w:rsid w:val="6AF0E9F8"/>
    <w:rsid w:val="6B28C839"/>
    <w:rsid w:val="6B395AAE"/>
    <w:rsid w:val="6B423CC4"/>
    <w:rsid w:val="6B49ED96"/>
    <w:rsid w:val="6B535575"/>
    <w:rsid w:val="6B639B44"/>
    <w:rsid w:val="6B7F1809"/>
    <w:rsid w:val="6BA9BB88"/>
    <w:rsid w:val="6C0B446C"/>
    <w:rsid w:val="6C10A40C"/>
    <w:rsid w:val="6C1A8AC1"/>
    <w:rsid w:val="6C328AA5"/>
    <w:rsid w:val="6C33B31E"/>
    <w:rsid w:val="6C53F0B6"/>
    <w:rsid w:val="6C7A83D4"/>
    <w:rsid w:val="6C87C70A"/>
    <w:rsid w:val="6CA7ACDC"/>
    <w:rsid w:val="6CE483B1"/>
    <w:rsid w:val="6D10A6F1"/>
    <w:rsid w:val="6D144661"/>
    <w:rsid w:val="6D29F535"/>
    <w:rsid w:val="6D37E10A"/>
    <w:rsid w:val="6D4664D8"/>
    <w:rsid w:val="6D6E7D91"/>
    <w:rsid w:val="6D7FDA7E"/>
    <w:rsid w:val="6DB51203"/>
    <w:rsid w:val="6E56C088"/>
    <w:rsid w:val="6E6CE9C3"/>
    <w:rsid w:val="6E6E0D8B"/>
    <w:rsid w:val="6E76A3F5"/>
    <w:rsid w:val="6E9BD34A"/>
    <w:rsid w:val="6EB4D9E3"/>
    <w:rsid w:val="6EBE4DA8"/>
    <w:rsid w:val="6ED7DFCB"/>
    <w:rsid w:val="6ED80DEE"/>
    <w:rsid w:val="6EEC3A50"/>
    <w:rsid w:val="6F0584B6"/>
    <w:rsid w:val="6F1255E5"/>
    <w:rsid w:val="6F302139"/>
    <w:rsid w:val="6F3F09B1"/>
    <w:rsid w:val="6F655C56"/>
    <w:rsid w:val="6F701D08"/>
    <w:rsid w:val="6F8359C0"/>
    <w:rsid w:val="6F9E2A31"/>
    <w:rsid w:val="6FA15126"/>
    <w:rsid w:val="6FD00CC7"/>
    <w:rsid w:val="703234D8"/>
    <w:rsid w:val="70411DE5"/>
    <w:rsid w:val="70457BFA"/>
    <w:rsid w:val="708AD17D"/>
    <w:rsid w:val="70E25909"/>
    <w:rsid w:val="70F7F94F"/>
    <w:rsid w:val="7147DDBF"/>
    <w:rsid w:val="714F6154"/>
    <w:rsid w:val="71B5333B"/>
    <w:rsid w:val="71BFDD64"/>
    <w:rsid w:val="71F762BA"/>
    <w:rsid w:val="71FBF641"/>
    <w:rsid w:val="723AD385"/>
    <w:rsid w:val="723C6BDA"/>
    <w:rsid w:val="7255EA6E"/>
    <w:rsid w:val="729CAE0F"/>
    <w:rsid w:val="72A78805"/>
    <w:rsid w:val="72B114BE"/>
    <w:rsid w:val="72C99C6E"/>
    <w:rsid w:val="72CB1975"/>
    <w:rsid w:val="72D4E9B6"/>
    <w:rsid w:val="72E1C3D7"/>
    <w:rsid w:val="72F9236B"/>
    <w:rsid w:val="72F92CBB"/>
    <w:rsid w:val="73096484"/>
    <w:rsid w:val="7320D0CD"/>
    <w:rsid w:val="7353910A"/>
    <w:rsid w:val="735F964A"/>
    <w:rsid w:val="7390C00B"/>
    <w:rsid w:val="73B8076C"/>
    <w:rsid w:val="73DD1B07"/>
    <w:rsid w:val="74194DF5"/>
    <w:rsid w:val="74527B4C"/>
    <w:rsid w:val="7464C861"/>
    <w:rsid w:val="746A1227"/>
    <w:rsid w:val="7483247A"/>
    <w:rsid w:val="748CE1DB"/>
    <w:rsid w:val="74E79C1E"/>
    <w:rsid w:val="74FB66AB"/>
    <w:rsid w:val="75017C4C"/>
    <w:rsid w:val="7526B608"/>
    <w:rsid w:val="7535893F"/>
    <w:rsid w:val="75528CAD"/>
    <w:rsid w:val="7570360D"/>
    <w:rsid w:val="75753B44"/>
    <w:rsid w:val="75755589"/>
    <w:rsid w:val="757D0D66"/>
    <w:rsid w:val="75C8CD50"/>
    <w:rsid w:val="75DFE749"/>
    <w:rsid w:val="75E9A97E"/>
    <w:rsid w:val="7614AD3F"/>
    <w:rsid w:val="762206A5"/>
    <w:rsid w:val="762C7D7F"/>
    <w:rsid w:val="7633A158"/>
    <w:rsid w:val="763BC0B4"/>
    <w:rsid w:val="764E910A"/>
    <w:rsid w:val="76A22F1A"/>
    <w:rsid w:val="76A45668"/>
    <w:rsid w:val="76B73FDF"/>
    <w:rsid w:val="76C4809B"/>
    <w:rsid w:val="76C4F5A1"/>
    <w:rsid w:val="76FB5F4C"/>
    <w:rsid w:val="7735DC9B"/>
    <w:rsid w:val="773C1AAB"/>
    <w:rsid w:val="776760E9"/>
    <w:rsid w:val="77D2B9AA"/>
    <w:rsid w:val="77E04330"/>
    <w:rsid w:val="77FB5444"/>
    <w:rsid w:val="78018CB3"/>
    <w:rsid w:val="781DC309"/>
    <w:rsid w:val="78240B2F"/>
    <w:rsid w:val="78266BAA"/>
    <w:rsid w:val="7856C73B"/>
    <w:rsid w:val="78752404"/>
    <w:rsid w:val="789E484F"/>
    <w:rsid w:val="78A55D0C"/>
    <w:rsid w:val="78AF13F3"/>
    <w:rsid w:val="78D29B70"/>
    <w:rsid w:val="797F7432"/>
    <w:rsid w:val="798CE98D"/>
    <w:rsid w:val="7991A1C9"/>
    <w:rsid w:val="79C53F90"/>
    <w:rsid w:val="79C7CED6"/>
    <w:rsid w:val="7A161272"/>
    <w:rsid w:val="7A179897"/>
    <w:rsid w:val="7A40B098"/>
    <w:rsid w:val="7A56BC97"/>
    <w:rsid w:val="7A5C556B"/>
    <w:rsid w:val="7A6503C8"/>
    <w:rsid w:val="7A682667"/>
    <w:rsid w:val="7A686AAD"/>
    <w:rsid w:val="7A706269"/>
    <w:rsid w:val="7ACC9F28"/>
    <w:rsid w:val="7ADA2193"/>
    <w:rsid w:val="7AE1B256"/>
    <w:rsid w:val="7B22AFEA"/>
    <w:rsid w:val="7B27B8EB"/>
    <w:rsid w:val="7B48E89E"/>
    <w:rsid w:val="7B583E68"/>
    <w:rsid w:val="7B5CCD8C"/>
    <w:rsid w:val="7BB4674C"/>
    <w:rsid w:val="7BC0D0C7"/>
    <w:rsid w:val="7BCD988E"/>
    <w:rsid w:val="7C2F9507"/>
    <w:rsid w:val="7C3ECEA7"/>
    <w:rsid w:val="7C53B963"/>
    <w:rsid w:val="7C5AE95C"/>
    <w:rsid w:val="7C905A3E"/>
    <w:rsid w:val="7C9BFF60"/>
    <w:rsid w:val="7CAE1EB2"/>
    <w:rsid w:val="7CB4F226"/>
    <w:rsid w:val="7CB51DF7"/>
    <w:rsid w:val="7CF1860B"/>
    <w:rsid w:val="7CF2AE03"/>
    <w:rsid w:val="7D1E79F4"/>
    <w:rsid w:val="7D24717E"/>
    <w:rsid w:val="7D50F589"/>
    <w:rsid w:val="7D560407"/>
    <w:rsid w:val="7D67D0D2"/>
    <w:rsid w:val="7D7DDD60"/>
    <w:rsid w:val="7DD0E6CC"/>
    <w:rsid w:val="7DD6A0F4"/>
    <w:rsid w:val="7DE4872A"/>
    <w:rsid w:val="7DECAC09"/>
    <w:rsid w:val="7E1E67A3"/>
    <w:rsid w:val="7E40B45F"/>
    <w:rsid w:val="7E620864"/>
    <w:rsid w:val="7E6DC962"/>
    <w:rsid w:val="7E770664"/>
    <w:rsid w:val="7EA248F1"/>
    <w:rsid w:val="7EBB4915"/>
    <w:rsid w:val="7EBD37D0"/>
    <w:rsid w:val="7EFF6D9A"/>
    <w:rsid w:val="7F071FC7"/>
    <w:rsid w:val="7F081F96"/>
    <w:rsid w:val="7F2ED1B9"/>
    <w:rsid w:val="7F433637"/>
    <w:rsid w:val="7F77F448"/>
    <w:rsid w:val="7F9A3F54"/>
    <w:rsid w:val="7FBDCCF6"/>
    <w:rsid w:val="7FD26117"/>
    <w:rsid w:val="7FD27E23"/>
    <w:rsid w:val="7FD5D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BB335"/>
  <w15:chartTrackingRefBased/>
  <w15:docId w15:val="{17C285A3-F78F-43A5-A2DA-0E0A95C18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C06"/>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kumarajarshi/life-expectancy-wh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fc23a525c2d54fe5" Type="http://schemas.microsoft.com/office/2019/09/relationships/intelligence" Target="intelligenc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B113853DED6B4BBD771E0577366E33" ma:contentTypeVersion="10" ma:contentTypeDescription="Create a new document." ma:contentTypeScope="" ma:versionID="f79c4b2d9883348197e267fbd1abda4c">
  <xsd:schema xmlns:xsd="http://www.w3.org/2001/XMLSchema" xmlns:xs="http://www.w3.org/2001/XMLSchema" xmlns:p="http://schemas.microsoft.com/office/2006/metadata/properties" xmlns:ns2="4986faac-1164-4339-b9e6-a07ff39625cf" targetNamespace="http://schemas.microsoft.com/office/2006/metadata/properties" ma:root="true" ma:fieldsID="945b32adcd3c97cfdf6c7269ddf8a6b3" ns2:_="">
    <xsd:import namespace="4986faac-1164-4339-b9e6-a07ff39625c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6faac-1164-4339-b9e6-a07ff39625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3C8512-CB6F-4CF4-998A-CECB76C6E682}">
  <ds:schemaRefs>
    <ds:schemaRef ds:uri="http://schemas.microsoft.com/sharepoint/v3/contenttype/forms"/>
  </ds:schemaRefs>
</ds:datastoreItem>
</file>

<file path=customXml/itemProps2.xml><?xml version="1.0" encoding="utf-8"?>
<ds:datastoreItem xmlns:ds="http://schemas.openxmlformats.org/officeDocument/2006/customXml" ds:itemID="{AC09537E-BB49-43A6-B731-C7A8C230F4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6faac-1164-4339-b9e6-a07ff39625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33BEA-2CAB-488D-9F71-A846C9F20D9C}">
  <ds:schemaRefs>
    <ds:schemaRef ds:uri="http://schemas.microsoft.com/office/2006/metadata/properties"/>
    <ds:schemaRef ds:uri="http://schemas.openxmlformats.org/package/2006/metadata/core-properties"/>
    <ds:schemaRef ds:uri="http://schemas.microsoft.com/office/2006/documentManagement/types"/>
    <ds:schemaRef ds:uri="http://purl.org/dc/dcmitype/"/>
    <ds:schemaRef ds:uri="306f8448-5498-4af2-a3b6-7fd4f1f8977c"/>
    <ds:schemaRef ds:uri="http://purl.org/dc/terms/"/>
    <ds:schemaRef ds:uri="http://www.w3.org/XML/1998/namespace"/>
    <ds:schemaRef ds:uri="6d7ca6d1-5665-4bea-93b2-8d45c5e69710"/>
    <ds:schemaRef ds:uri="http://purl.org/dc/elements/1.1/"/>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2282</Words>
  <Characters>13013</Characters>
  <Application>Microsoft Office Word</Application>
  <DocSecurity>0</DocSecurity>
  <Lines>108</Lines>
  <Paragraphs>30</Paragraphs>
  <ScaleCrop>false</ScaleCrop>
  <Company/>
  <LinksUpToDate>false</LinksUpToDate>
  <CharactersWithSpaces>15265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Ellerman</dc:creator>
  <cp:keywords/>
  <dc:description/>
  <cp:lastModifiedBy>John Nguyen</cp:lastModifiedBy>
  <cp:revision>2</cp:revision>
  <dcterms:created xsi:type="dcterms:W3CDTF">2021-05-06T02:30:00Z</dcterms:created>
  <dcterms:modified xsi:type="dcterms:W3CDTF">2021-05-06T02:30:00Z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0x01010079B113853DED6B4BBD771E0577366E33</vt:lpwstr>
  </property>
</Properties>
</file>